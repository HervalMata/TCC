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A616A9" w14:textId="77777777" w:rsidR="0054584C" w:rsidRPr="00253559" w:rsidRDefault="00A70E4B">
      <w:pPr>
        <w:pStyle w:val="Normal14pt"/>
        <w:tabs>
          <w:tab w:val="left" w:pos="990"/>
        </w:tabs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 w:rsidRPr="00253559">
        <w:rPr>
          <w:rFonts w:ascii="Arial" w:hAnsi="Arial" w:cs="Arial"/>
          <w:b w:val="0"/>
          <w:sz w:val="28"/>
          <w:szCs w:val="28"/>
        </w:rPr>
        <w:t>FACULDADE INTEGRADO DE CAMPO MOURÃO</w:t>
      </w:r>
      <w:r w:rsidR="003241AD">
        <w:rPr>
          <w:rFonts w:ascii="Arial" w:hAnsi="Arial" w:cs="Arial"/>
          <w:b w:val="0"/>
          <w:sz w:val="28"/>
          <w:szCs w:val="28"/>
        </w:rPr>
        <w:pict w14:anchorId="1F053590">
          <v:group id="shape_0" o:spid="_x0000_s1030" style="position:absolute;left:0;text-align:left;margin-left:.05pt;margin-top:-2pt;width:448.15pt;height:82.05pt;z-index:251655680;mso-position-horizontal-relative:text;mso-position-vertical-relative:text" coordorigin="1,-40" coordsize="8963,1641">
            <v:rect id="_x0000_s1032" style="position:absolute;left:28;top:-40;width:1553;height:1448" stroked="f" strokecolor="#3465a4">
              <v:stroke joinstyle="round"/>
              <v:imagedata r:id="rId8" o:title="image258"/>
            </v:rect>
            <v:line id="_x0000_s1031" style="position:absolute" from="1,1603" to="8964,1603"/>
          </v:group>
        </w:pict>
      </w:r>
    </w:p>
    <w:p w14:paraId="1EC00206" w14:textId="77777777" w:rsidR="0054584C" w:rsidRPr="00253559" w:rsidRDefault="00A70E4B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 w:rsidRPr="00253559">
        <w:rPr>
          <w:rFonts w:ascii="Arial" w:hAnsi="Arial" w:cs="Arial"/>
          <w:b w:val="0"/>
          <w:sz w:val="28"/>
          <w:szCs w:val="28"/>
        </w:rPr>
        <w:t>CURSO DE TECNOLOGIA EM ANÁLISE E</w:t>
      </w:r>
    </w:p>
    <w:p w14:paraId="471A7599" w14:textId="77777777" w:rsidR="0054584C" w:rsidRPr="00253559" w:rsidRDefault="00A70E4B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 w:rsidRPr="00253559">
        <w:rPr>
          <w:rFonts w:ascii="Arial" w:hAnsi="Arial" w:cs="Arial"/>
          <w:b w:val="0"/>
          <w:sz w:val="28"/>
          <w:szCs w:val="28"/>
        </w:rPr>
        <w:t>DESENVOLVIMENTO DE SISTEMAS</w:t>
      </w:r>
    </w:p>
    <w:p w14:paraId="5D1E4B1E" w14:textId="77777777" w:rsidR="0054584C" w:rsidRPr="00253559" w:rsidRDefault="0054584C">
      <w:pPr>
        <w:jc w:val="center"/>
        <w:rPr>
          <w:rFonts w:cs="Arial"/>
          <w:bCs/>
          <w:caps/>
          <w:sz w:val="28"/>
        </w:rPr>
      </w:pPr>
    </w:p>
    <w:p w14:paraId="6E34A43F" w14:textId="77777777" w:rsidR="0054584C" w:rsidRPr="00253559" w:rsidRDefault="0054584C">
      <w:pPr>
        <w:jc w:val="center"/>
        <w:rPr>
          <w:rFonts w:cs="Arial"/>
          <w:bCs/>
          <w:caps/>
          <w:sz w:val="28"/>
        </w:rPr>
      </w:pPr>
    </w:p>
    <w:p w14:paraId="748E09BB" w14:textId="77777777" w:rsidR="0054584C" w:rsidRPr="00253559" w:rsidRDefault="0054584C">
      <w:pPr>
        <w:jc w:val="center"/>
        <w:rPr>
          <w:rFonts w:cs="Arial"/>
          <w:bCs/>
          <w:caps/>
          <w:sz w:val="28"/>
        </w:rPr>
      </w:pPr>
    </w:p>
    <w:p w14:paraId="08184D16" w14:textId="77777777" w:rsidR="0054584C" w:rsidRPr="00253559" w:rsidRDefault="0054584C">
      <w:pPr>
        <w:jc w:val="center"/>
        <w:rPr>
          <w:rFonts w:cs="Arial"/>
          <w:bCs/>
          <w:caps/>
          <w:sz w:val="28"/>
        </w:rPr>
      </w:pPr>
    </w:p>
    <w:p w14:paraId="27520C1A" w14:textId="77777777" w:rsidR="0054584C" w:rsidRPr="00253559" w:rsidRDefault="0054584C">
      <w:pPr>
        <w:jc w:val="center"/>
        <w:rPr>
          <w:rFonts w:cs="Arial"/>
          <w:bCs/>
          <w:caps/>
          <w:sz w:val="28"/>
        </w:rPr>
      </w:pPr>
    </w:p>
    <w:p w14:paraId="11A70363" w14:textId="77777777" w:rsidR="0054584C" w:rsidRPr="00253559" w:rsidRDefault="00A70E4B">
      <w:pPr>
        <w:jc w:val="center"/>
        <w:rPr>
          <w:rFonts w:cs="Arial"/>
          <w:bCs/>
          <w:caps/>
          <w:sz w:val="28"/>
        </w:rPr>
      </w:pPr>
      <w:r w:rsidRPr="00253559">
        <w:rPr>
          <w:rFonts w:cs="Arial"/>
          <w:bCs/>
          <w:caps/>
          <w:sz w:val="28"/>
        </w:rPr>
        <w:t>EDVALDO SZYMONEK</w:t>
      </w:r>
    </w:p>
    <w:p w14:paraId="4F399A72" w14:textId="77777777" w:rsidR="0054584C" w:rsidRPr="00253559" w:rsidRDefault="0054584C">
      <w:pPr>
        <w:jc w:val="center"/>
        <w:rPr>
          <w:rFonts w:cs="Arial"/>
          <w:b/>
          <w:bCs/>
        </w:rPr>
      </w:pPr>
    </w:p>
    <w:p w14:paraId="6FE6EB11" w14:textId="77777777" w:rsidR="0054584C" w:rsidRPr="00253559" w:rsidRDefault="0054584C">
      <w:pPr>
        <w:jc w:val="center"/>
        <w:rPr>
          <w:rFonts w:cs="Arial"/>
          <w:b/>
          <w:bCs/>
        </w:rPr>
      </w:pPr>
    </w:p>
    <w:p w14:paraId="08D4DB59" w14:textId="77777777" w:rsidR="0054584C" w:rsidRPr="00253559" w:rsidRDefault="0054584C">
      <w:pPr>
        <w:jc w:val="center"/>
        <w:rPr>
          <w:rFonts w:cs="Arial"/>
          <w:b/>
          <w:bCs/>
        </w:rPr>
      </w:pPr>
    </w:p>
    <w:p w14:paraId="68EF95A9" w14:textId="77777777" w:rsidR="0054584C" w:rsidRPr="00253559" w:rsidRDefault="0054584C">
      <w:pPr>
        <w:jc w:val="center"/>
        <w:rPr>
          <w:rFonts w:cs="Arial"/>
          <w:b/>
          <w:bCs/>
        </w:rPr>
      </w:pPr>
    </w:p>
    <w:p w14:paraId="4A4D544D" w14:textId="77777777" w:rsidR="0054584C" w:rsidRPr="00253559" w:rsidRDefault="0054584C">
      <w:pPr>
        <w:jc w:val="center"/>
        <w:rPr>
          <w:rFonts w:cs="Arial"/>
          <w:b/>
          <w:bCs/>
        </w:rPr>
      </w:pPr>
    </w:p>
    <w:p w14:paraId="13A7FAFF" w14:textId="77777777" w:rsidR="0054584C" w:rsidRPr="00253559" w:rsidRDefault="00A70E4B">
      <w:pPr>
        <w:pStyle w:val="WW-Corpodetexto2"/>
        <w:rPr>
          <w:rFonts w:ascii="Arial" w:hAnsi="Arial" w:cs="Arial"/>
          <w:b w:val="0"/>
          <w:bCs/>
        </w:rPr>
      </w:pPr>
      <w:bookmarkStart w:id="0" w:name="OLE_LINK2"/>
      <w:bookmarkStart w:id="1" w:name="OLE_LINK1"/>
      <w:bookmarkEnd w:id="0"/>
      <w:bookmarkEnd w:id="1"/>
      <w:r w:rsidRPr="00253559">
        <w:rPr>
          <w:rFonts w:ascii="Arial" w:hAnsi="Arial" w:cs="Arial"/>
          <w:b w:val="0"/>
          <w:bCs/>
        </w:rPr>
        <w:t>FASTFOOD DELIVERY</w:t>
      </w:r>
    </w:p>
    <w:p w14:paraId="2E54C721" w14:textId="77777777" w:rsidR="0054584C" w:rsidRPr="00253559" w:rsidRDefault="0054584C">
      <w:pPr>
        <w:jc w:val="center"/>
        <w:rPr>
          <w:rFonts w:cs="Arial"/>
          <w:b/>
          <w:bCs/>
        </w:rPr>
      </w:pPr>
    </w:p>
    <w:p w14:paraId="05680333" w14:textId="77777777" w:rsidR="0054584C" w:rsidRPr="00253559" w:rsidRDefault="0054584C">
      <w:pPr>
        <w:jc w:val="center"/>
        <w:rPr>
          <w:rFonts w:cs="Arial"/>
          <w:b/>
          <w:bCs/>
        </w:rPr>
      </w:pPr>
    </w:p>
    <w:p w14:paraId="024F7693" w14:textId="77777777" w:rsidR="0054584C" w:rsidRPr="00253559" w:rsidRDefault="0054584C">
      <w:pPr>
        <w:jc w:val="center"/>
        <w:rPr>
          <w:rFonts w:cs="Arial"/>
          <w:b/>
          <w:bCs/>
        </w:rPr>
      </w:pPr>
    </w:p>
    <w:p w14:paraId="3D849DF9" w14:textId="77777777" w:rsidR="0054584C" w:rsidRPr="00253559" w:rsidRDefault="0054584C">
      <w:pPr>
        <w:jc w:val="center"/>
        <w:rPr>
          <w:rFonts w:cs="Arial"/>
          <w:b/>
          <w:bCs/>
        </w:rPr>
      </w:pPr>
    </w:p>
    <w:p w14:paraId="23AD389F" w14:textId="77777777" w:rsidR="0054584C" w:rsidRPr="00253559" w:rsidRDefault="0054584C">
      <w:pPr>
        <w:jc w:val="center"/>
        <w:rPr>
          <w:rFonts w:cs="Arial"/>
          <w:b/>
          <w:bCs/>
        </w:rPr>
      </w:pPr>
    </w:p>
    <w:p w14:paraId="4761EA1A" w14:textId="77777777" w:rsidR="0054584C" w:rsidRPr="00253559" w:rsidRDefault="0054584C">
      <w:pPr>
        <w:jc w:val="center"/>
        <w:rPr>
          <w:rFonts w:cs="Arial"/>
          <w:b/>
          <w:bCs/>
        </w:rPr>
      </w:pPr>
    </w:p>
    <w:p w14:paraId="125EC615" w14:textId="77777777" w:rsidR="0054584C" w:rsidRPr="00253559" w:rsidRDefault="0054584C">
      <w:pPr>
        <w:jc w:val="center"/>
        <w:rPr>
          <w:rFonts w:cs="Arial"/>
          <w:b/>
          <w:bCs/>
        </w:rPr>
      </w:pPr>
    </w:p>
    <w:p w14:paraId="58E1D6EA" w14:textId="77777777" w:rsidR="0054584C" w:rsidRPr="00253559" w:rsidRDefault="0054584C">
      <w:pPr>
        <w:jc w:val="center"/>
        <w:rPr>
          <w:rFonts w:cs="Arial"/>
          <w:b/>
          <w:bCs/>
        </w:rPr>
      </w:pPr>
    </w:p>
    <w:p w14:paraId="6AFEAD31" w14:textId="77777777" w:rsidR="0054584C" w:rsidRPr="00253559" w:rsidRDefault="0054584C">
      <w:pPr>
        <w:jc w:val="center"/>
        <w:rPr>
          <w:rFonts w:cs="Arial"/>
          <w:b/>
          <w:bCs/>
        </w:rPr>
      </w:pPr>
    </w:p>
    <w:p w14:paraId="47471701" w14:textId="77777777" w:rsidR="0054584C" w:rsidRPr="00253559" w:rsidRDefault="0054584C">
      <w:pPr>
        <w:jc w:val="center"/>
        <w:rPr>
          <w:rFonts w:cs="Arial"/>
          <w:b/>
          <w:bCs/>
        </w:rPr>
      </w:pPr>
    </w:p>
    <w:p w14:paraId="0D4A51EA" w14:textId="77777777" w:rsidR="0054584C" w:rsidRPr="00253559" w:rsidRDefault="0054584C">
      <w:pPr>
        <w:jc w:val="center"/>
        <w:rPr>
          <w:rFonts w:cs="Arial"/>
          <w:b/>
          <w:bCs/>
        </w:rPr>
      </w:pPr>
    </w:p>
    <w:p w14:paraId="77353B99" w14:textId="77777777" w:rsidR="0054584C" w:rsidRPr="00253559" w:rsidRDefault="0054584C">
      <w:pPr>
        <w:jc w:val="center"/>
        <w:rPr>
          <w:rFonts w:cs="Arial"/>
          <w:b/>
          <w:bCs/>
        </w:rPr>
      </w:pPr>
    </w:p>
    <w:p w14:paraId="503C4242" w14:textId="77777777" w:rsidR="0054584C" w:rsidRPr="00253559" w:rsidRDefault="0054584C">
      <w:pPr>
        <w:jc w:val="center"/>
        <w:rPr>
          <w:rFonts w:cs="Arial"/>
          <w:b/>
          <w:bCs/>
        </w:rPr>
      </w:pPr>
    </w:p>
    <w:p w14:paraId="32C6CA8C" w14:textId="77777777" w:rsidR="0054584C" w:rsidRPr="00253559" w:rsidRDefault="0054584C">
      <w:pPr>
        <w:pBdr>
          <w:top w:val="nil"/>
          <w:left w:val="nil"/>
          <w:bottom w:val="single" w:sz="6" w:space="1" w:color="00000A"/>
          <w:right w:val="nil"/>
        </w:pBdr>
        <w:jc w:val="center"/>
        <w:rPr>
          <w:rFonts w:cs="Arial"/>
          <w:b/>
          <w:bCs/>
        </w:rPr>
      </w:pPr>
    </w:p>
    <w:p w14:paraId="0F553E45" w14:textId="77777777" w:rsidR="0054584C" w:rsidRPr="00253559" w:rsidRDefault="0054584C">
      <w:pPr>
        <w:jc w:val="center"/>
        <w:rPr>
          <w:rFonts w:cs="Arial"/>
          <w:b/>
          <w:bCs/>
        </w:rPr>
      </w:pPr>
    </w:p>
    <w:p w14:paraId="544295A3" w14:textId="77777777" w:rsidR="0054584C" w:rsidRPr="00BD383A" w:rsidRDefault="00A70E4B">
      <w:pPr>
        <w:jc w:val="center"/>
        <w:rPr>
          <w:rFonts w:cs="Arial"/>
          <w:bCs/>
          <w:sz w:val="28"/>
          <w:lang w:val="en-US"/>
        </w:rPr>
      </w:pPr>
      <w:r w:rsidRPr="00BD383A">
        <w:rPr>
          <w:rFonts w:cs="Arial"/>
          <w:bCs/>
          <w:sz w:val="28"/>
          <w:lang w:val="en-US"/>
        </w:rPr>
        <w:t>CAMPO MOURÃO</w:t>
      </w:r>
    </w:p>
    <w:p w14:paraId="19736D60" w14:textId="77777777" w:rsidR="0054584C" w:rsidRPr="00BD383A" w:rsidRDefault="00A70E4B">
      <w:pPr>
        <w:jc w:val="center"/>
        <w:rPr>
          <w:rFonts w:cs="Arial"/>
          <w:bCs/>
          <w:sz w:val="28"/>
          <w:lang w:val="en-US"/>
        </w:rPr>
      </w:pPr>
      <w:r w:rsidRPr="00BD383A">
        <w:rPr>
          <w:rFonts w:cs="Arial"/>
          <w:bCs/>
          <w:sz w:val="28"/>
          <w:lang w:val="en-US"/>
        </w:rPr>
        <w:t>2015</w:t>
      </w:r>
    </w:p>
    <w:p w14:paraId="7C37C993" w14:textId="77777777" w:rsidR="0054584C" w:rsidRPr="00BD383A" w:rsidRDefault="00A70E4B">
      <w:pPr>
        <w:pageBreakBefore/>
        <w:jc w:val="center"/>
        <w:rPr>
          <w:rFonts w:cs="Arial"/>
          <w:bCs/>
          <w:caps/>
          <w:sz w:val="28"/>
          <w:lang w:val="en-US"/>
        </w:rPr>
      </w:pPr>
      <w:r w:rsidRPr="00BD383A">
        <w:rPr>
          <w:rFonts w:cs="Arial"/>
          <w:bCs/>
          <w:caps/>
          <w:sz w:val="28"/>
          <w:lang w:val="en-US"/>
        </w:rPr>
        <w:lastRenderedPageBreak/>
        <w:t>EDVALDO SZYMONEK</w:t>
      </w:r>
    </w:p>
    <w:p w14:paraId="033CF41B" w14:textId="77777777" w:rsidR="0054584C" w:rsidRPr="00BD383A" w:rsidRDefault="0054584C">
      <w:pPr>
        <w:jc w:val="center"/>
        <w:rPr>
          <w:rFonts w:cs="Arial"/>
          <w:lang w:val="en-US"/>
        </w:rPr>
      </w:pPr>
    </w:p>
    <w:p w14:paraId="546D7245" w14:textId="77777777" w:rsidR="0054584C" w:rsidRPr="00BD383A" w:rsidRDefault="0054584C">
      <w:pPr>
        <w:tabs>
          <w:tab w:val="left" w:pos="8100"/>
        </w:tabs>
        <w:jc w:val="center"/>
        <w:rPr>
          <w:rFonts w:cs="Arial"/>
          <w:lang w:val="en-US"/>
        </w:rPr>
      </w:pPr>
    </w:p>
    <w:p w14:paraId="05C59F55" w14:textId="77777777" w:rsidR="0054584C" w:rsidRPr="00BD383A" w:rsidRDefault="0054584C">
      <w:pPr>
        <w:jc w:val="center"/>
        <w:rPr>
          <w:rFonts w:cs="Arial"/>
          <w:lang w:val="en-US"/>
        </w:rPr>
      </w:pPr>
    </w:p>
    <w:p w14:paraId="097E3754" w14:textId="77777777" w:rsidR="0054584C" w:rsidRPr="00BD383A" w:rsidRDefault="0054584C">
      <w:pPr>
        <w:jc w:val="center"/>
        <w:rPr>
          <w:rFonts w:cs="Arial"/>
          <w:lang w:val="en-US"/>
        </w:rPr>
      </w:pPr>
    </w:p>
    <w:p w14:paraId="4A1D54E0" w14:textId="77777777" w:rsidR="0054584C" w:rsidRPr="00BD383A" w:rsidRDefault="0054584C">
      <w:pPr>
        <w:jc w:val="center"/>
        <w:rPr>
          <w:rFonts w:cs="Arial"/>
          <w:lang w:val="en-US"/>
        </w:rPr>
      </w:pPr>
    </w:p>
    <w:p w14:paraId="624DFA87" w14:textId="77777777" w:rsidR="0054584C" w:rsidRPr="00BD383A" w:rsidRDefault="00A70E4B">
      <w:pPr>
        <w:pStyle w:val="WW-Corpodetexto2"/>
        <w:rPr>
          <w:rFonts w:ascii="Arial" w:hAnsi="Arial" w:cs="Arial"/>
          <w:b w:val="0"/>
          <w:bCs/>
          <w:lang w:val="en-US"/>
        </w:rPr>
      </w:pPr>
      <w:r w:rsidRPr="00BD383A">
        <w:rPr>
          <w:rFonts w:ascii="Arial" w:hAnsi="Arial" w:cs="Arial"/>
          <w:b w:val="0"/>
          <w:bCs/>
          <w:lang w:val="en-US"/>
        </w:rPr>
        <w:t>FASTFOOD DELIVERY</w:t>
      </w:r>
    </w:p>
    <w:p w14:paraId="6490EF1F" w14:textId="77777777" w:rsidR="0054584C" w:rsidRPr="00BD383A" w:rsidRDefault="0054584C">
      <w:pPr>
        <w:jc w:val="center"/>
        <w:rPr>
          <w:rFonts w:cs="Arial"/>
          <w:lang w:val="en-US"/>
        </w:rPr>
      </w:pPr>
    </w:p>
    <w:p w14:paraId="27326F8D" w14:textId="77777777" w:rsidR="0054584C" w:rsidRPr="00BD383A" w:rsidRDefault="0054584C">
      <w:pPr>
        <w:jc w:val="center"/>
        <w:rPr>
          <w:rFonts w:cs="Arial"/>
          <w:lang w:val="en-US"/>
        </w:rPr>
      </w:pPr>
    </w:p>
    <w:p w14:paraId="54EE2E4B" w14:textId="77777777" w:rsidR="0054584C" w:rsidRPr="00BD383A" w:rsidRDefault="0054584C">
      <w:pPr>
        <w:jc w:val="center"/>
        <w:rPr>
          <w:rFonts w:cs="Arial"/>
          <w:lang w:val="en-US"/>
        </w:rPr>
      </w:pPr>
    </w:p>
    <w:p w14:paraId="5072C451" w14:textId="77777777" w:rsidR="0054584C" w:rsidRPr="00BD383A" w:rsidRDefault="0054584C">
      <w:pPr>
        <w:jc w:val="center"/>
        <w:rPr>
          <w:rFonts w:cs="Arial"/>
          <w:lang w:val="en-US"/>
        </w:rPr>
      </w:pPr>
    </w:p>
    <w:p w14:paraId="5DE245CB" w14:textId="77777777" w:rsidR="0054584C" w:rsidRPr="00BD383A" w:rsidRDefault="0054584C">
      <w:pPr>
        <w:jc w:val="center"/>
        <w:rPr>
          <w:rFonts w:cs="Arial"/>
          <w:lang w:val="en-US"/>
        </w:rPr>
      </w:pPr>
    </w:p>
    <w:p w14:paraId="4C9C6BF0" w14:textId="77777777" w:rsidR="0054584C" w:rsidRPr="00BD383A" w:rsidRDefault="0054584C">
      <w:pPr>
        <w:jc w:val="center"/>
        <w:rPr>
          <w:rFonts w:cs="Arial"/>
          <w:lang w:val="en-US"/>
        </w:rPr>
      </w:pPr>
    </w:p>
    <w:p w14:paraId="27E5C54F" w14:textId="77777777" w:rsidR="0054584C" w:rsidRPr="00BD383A" w:rsidRDefault="0054584C">
      <w:pPr>
        <w:jc w:val="center"/>
        <w:rPr>
          <w:rFonts w:cs="Arial"/>
          <w:lang w:val="en-US"/>
        </w:rPr>
      </w:pPr>
    </w:p>
    <w:p w14:paraId="34CF297D" w14:textId="77777777" w:rsidR="0054584C" w:rsidRPr="00F809CE" w:rsidRDefault="003241AD">
      <w:pPr>
        <w:jc w:val="center"/>
        <w:rPr>
          <w:rFonts w:cs="Arial"/>
          <w:lang w:val="en-US"/>
        </w:rPr>
      </w:pPr>
      <w:r>
        <w:pict w14:anchorId="25E485A5">
          <v:rect id="_x0000_s1029" style="position:absolute;left:0;text-align:left;margin-left:188.85pt;margin-top:3.15pt;width:265.8pt;height:85.75pt;z-index:251656704;mso-wrap-distance-left:9pt;mso-wrap-distance-top:0;mso-wrap-distance-right:9pt;mso-wrap-distance-bottom:0" stroked="f" strokeweight="0">
            <v:textbox>
              <w:txbxContent>
                <w:p w14:paraId="771BC2E1" w14:textId="77777777" w:rsidR="003241AD" w:rsidRDefault="003241AD">
                  <w:pPr>
                    <w:pStyle w:val="Contedodoquadro"/>
                    <w:spacing w:line="240" w:lineRule="auto"/>
                    <w:rPr>
                      <w:rFonts w:cs="Arial"/>
                      <w:sz w:val="20"/>
                      <w:szCs w:val="20"/>
                    </w:rPr>
                  </w:pPr>
                  <w:r>
                    <w:rPr>
                      <w:rFonts w:cs="Arial"/>
                      <w:sz w:val="20"/>
                      <w:szCs w:val="20"/>
                    </w:rPr>
                    <w:t xml:space="preserve">Trabalho de conclusão de curso submetido à banca examinadora da Faculdade Integrado de Campo Mourão – PR, como requisito parcial para a obtenção do título de Tecnólogo em Análise e Desenvolvimento de Sistemas, tendo como orientador o professor </w:t>
                  </w:r>
                  <w:r>
                    <w:rPr>
                      <w:rFonts w:cs="Arial"/>
                      <w:b/>
                      <w:bCs/>
                      <w:sz w:val="20"/>
                      <w:szCs w:val="20"/>
                    </w:rPr>
                    <w:t>Douglas Nassif Roma Junior</w:t>
                  </w:r>
                  <w:r>
                    <w:rPr>
                      <w:rFonts w:cs="Arial"/>
                      <w:sz w:val="20"/>
                      <w:szCs w:val="20"/>
                    </w:rPr>
                    <w:t>.</w:t>
                  </w:r>
                </w:p>
              </w:txbxContent>
            </v:textbox>
          </v:rect>
        </w:pict>
      </w:r>
    </w:p>
    <w:p w14:paraId="0A776652" w14:textId="77777777" w:rsidR="0054584C" w:rsidRPr="00F809CE" w:rsidRDefault="0054584C">
      <w:pPr>
        <w:jc w:val="center"/>
        <w:rPr>
          <w:rFonts w:cs="Arial"/>
          <w:lang w:val="en-US"/>
        </w:rPr>
      </w:pPr>
    </w:p>
    <w:p w14:paraId="219D1D53" w14:textId="77777777" w:rsidR="0054584C" w:rsidRPr="00F809CE" w:rsidRDefault="0054584C">
      <w:pPr>
        <w:jc w:val="center"/>
        <w:rPr>
          <w:rFonts w:cs="Arial"/>
          <w:lang w:val="en-US"/>
        </w:rPr>
      </w:pPr>
    </w:p>
    <w:p w14:paraId="237AC236" w14:textId="77777777" w:rsidR="0054584C" w:rsidRPr="00F809CE" w:rsidRDefault="0054584C">
      <w:pPr>
        <w:jc w:val="center"/>
        <w:rPr>
          <w:rFonts w:cs="Arial"/>
          <w:lang w:val="en-US"/>
        </w:rPr>
      </w:pPr>
    </w:p>
    <w:p w14:paraId="377948EA" w14:textId="77777777" w:rsidR="0054584C" w:rsidRPr="00F809CE" w:rsidRDefault="0054584C">
      <w:pPr>
        <w:jc w:val="center"/>
        <w:rPr>
          <w:rFonts w:cs="Arial"/>
          <w:lang w:val="en-US"/>
        </w:rPr>
      </w:pPr>
    </w:p>
    <w:p w14:paraId="42EF14CC" w14:textId="77777777" w:rsidR="0054584C" w:rsidRPr="00F809CE" w:rsidRDefault="0054584C">
      <w:pPr>
        <w:jc w:val="center"/>
        <w:rPr>
          <w:rFonts w:cs="Arial"/>
          <w:lang w:val="en-US"/>
        </w:rPr>
      </w:pPr>
    </w:p>
    <w:p w14:paraId="68FD9D24" w14:textId="77777777" w:rsidR="0054584C" w:rsidRPr="00F809CE" w:rsidRDefault="0054584C">
      <w:pPr>
        <w:jc w:val="center"/>
        <w:rPr>
          <w:rFonts w:cs="Arial"/>
          <w:lang w:val="en-US"/>
        </w:rPr>
      </w:pPr>
    </w:p>
    <w:p w14:paraId="64824F68" w14:textId="77777777" w:rsidR="0054584C" w:rsidRPr="00F809CE" w:rsidRDefault="0054584C">
      <w:pPr>
        <w:jc w:val="center"/>
        <w:rPr>
          <w:rFonts w:cs="Arial"/>
          <w:lang w:val="en-US"/>
        </w:rPr>
      </w:pPr>
    </w:p>
    <w:p w14:paraId="762D471B" w14:textId="77777777" w:rsidR="0054584C" w:rsidRPr="00F809CE" w:rsidRDefault="0054584C">
      <w:pPr>
        <w:jc w:val="center"/>
        <w:rPr>
          <w:rFonts w:cs="Arial"/>
          <w:lang w:val="en-US"/>
        </w:rPr>
      </w:pPr>
    </w:p>
    <w:p w14:paraId="420DE074" w14:textId="77777777" w:rsidR="0054584C" w:rsidRPr="00F809CE" w:rsidRDefault="0054584C">
      <w:pPr>
        <w:jc w:val="center"/>
        <w:rPr>
          <w:rFonts w:cs="Arial"/>
          <w:lang w:val="en-US"/>
        </w:rPr>
      </w:pPr>
    </w:p>
    <w:p w14:paraId="29688F8B" w14:textId="77777777" w:rsidR="0054584C" w:rsidRPr="00F809CE" w:rsidRDefault="0054584C">
      <w:pPr>
        <w:jc w:val="center"/>
        <w:rPr>
          <w:rFonts w:cs="Arial"/>
          <w:lang w:val="en-US"/>
        </w:rPr>
      </w:pPr>
    </w:p>
    <w:p w14:paraId="2B579353" w14:textId="77777777" w:rsidR="0054584C" w:rsidRPr="00F809CE" w:rsidRDefault="0054584C">
      <w:pPr>
        <w:jc w:val="center"/>
        <w:rPr>
          <w:rFonts w:cs="Arial"/>
          <w:lang w:val="en-US"/>
        </w:rPr>
      </w:pPr>
    </w:p>
    <w:p w14:paraId="59BBAA19" w14:textId="77777777" w:rsidR="0054584C" w:rsidRPr="00F809CE" w:rsidRDefault="0054584C">
      <w:pPr>
        <w:jc w:val="center"/>
        <w:rPr>
          <w:rFonts w:cs="Arial"/>
          <w:lang w:val="en-US"/>
        </w:rPr>
      </w:pPr>
    </w:p>
    <w:p w14:paraId="0F795DD9" w14:textId="77777777" w:rsidR="0054584C" w:rsidRPr="00F809CE" w:rsidRDefault="0054584C">
      <w:pPr>
        <w:jc w:val="center"/>
        <w:rPr>
          <w:rFonts w:cs="Arial"/>
          <w:lang w:val="en-US"/>
        </w:rPr>
      </w:pPr>
    </w:p>
    <w:p w14:paraId="3E11FC5D" w14:textId="77777777" w:rsidR="0054584C" w:rsidRPr="00F809CE" w:rsidRDefault="0054584C">
      <w:pPr>
        <w:pBdr>
          <w:top w:val="nil"/>
          <w:left w:val="nil"/>
          <w:bottom w:val="single" w:sz="6" w:space="1" w:color="00000A"/>
          <w:right w:val="nil"/>
        </w:pBdr>
        <w:jc w:val="center"/>
        <w:rPr>
          <w:rFonts w:cs="Arial"/>
          <w:b/>
          <w:bCs/>
          <w:lang w:val="en-US"/>
        </w:rPr>
      </w:pPr>
    </w:p>
    <w:p w14:paraId="530B4DE8" w14:textId="77777777" w:rsidR="0054584C" w:rsidRPr="00F809CE" w:rsidRDefault="0054584C">
      <w:pPr>
        <w:jc w:val="center"/>
        <w:rPr>
          <w:rFonts w:cs="Arial"/>
          <w:b/>
          <w:bCs/>
          <w:lang w:val="en-US"/>
        </w:rPr>
      </w:pPr>
    </w:p>
    <w:p w14:paraId="73B89A1D" w14:textId="77777777" w:rsidR="0054584C" w:rsidRPr="00F809CE" w:rsidRDefault="00A70E4B">
      <w:pPr>
        <w:jc w:val="center"/>
        <w:rPr>
          <w:rFonts w:cs="Arial"/>
          <w:bCs/>
          <w:sz w:val="28"/>
          <w:lang w:val="en-US"/>
        </w:rPr>
      </w:pPr>
      <w:r w:rsidRPr="00F809CE">
        <w:rPr>
          <w:rFonts w:cs="Arial"/>
          <w:bCs/>
          <w:sz w:val="28"/>
          <w:lang w:val="en-US"/>
        </w:rPr>
        <w:t>CAMPO MOURÃO</w:t>
      </w:r>
    </w:p>
    <w:p w14:paraId="0BFD4CC4" w14:textId="3D59E5C9" w:rsidR="0054584C" w:rsidRPr="00F809CE" w:rsidRDefault="00A70E4B">
      <w:pPr>
        <w:jc w:val="center"/>
        <w:rPr>
          <w:rFonts w:cs="Arial"/>
          <w:bCs/>
          <w:sz w:val="28"/>
          <w:lang w:val="en-US"/>
        </w:rPr>
      </w:pPr>
      <w:r w:rsidRPr="00F809CE">
        <w:rPr>
          <w:rFonts w:cs="Arial"/>
          <w:bCs/>
          <w:sz w:val="28"/>
          <w:lang w:val="en-US"/>
        </w:rPr>
        <w:t>20</w:t>
      </w:r>
      <w:r w:rsidR="00F809CE">
        <w:rPr>
          <w:rFonts w:cs="Arial"/>
          <w:bCs/>
          <w:sz w:val="28"/>
          <w:lang w:val="en-US"/>
        </w:rPr>
        <w:t>15</w:t>
      </w:r>
    </w:p>
    <w:p w14:paraId="0F76A2FE" w14:textId="77777777" w:rsidR="0054584C" w:rsidRPr="00F809CE" w:rsidRDefault="00A70E4B">
      <w:pPr>
        <w:pageBreakBefore/>
        <w:jc w:val="center"/>
        <w:rPr>
          <w:rFonts w:cs="Arial"/>
          <w:bCs/>
          <w:caps/>
          <w:sz w:val="28"/>
          <w:lang w:val="en-US"/>
        </w:rPr>
      </w:pPr>
      <w:r w:rsidRPr="00F809CE">
        <w:rPr>
          <w:rFonts w:cs="Arial"/>
          <w:bCs/>
          <w:caps/>
          <w:sz w:val="28"/>
          <w:lang w:val="en-US"/>
        </w:rPr>
        <w:lastRenderedPageBreak/>
        <w:t>EDVALDO SZYMONEK</w:t>
      </w:r>
    </w:p>
    <w:p w14:paraId="5557AF0E" w14:textId="77777777" w:rsidR="0054584C" w:rsidRPr="00F809CE" w:rsidRDefault="0054584C">
      <w:pPr>
        <w:jc w:val="center"/>
        <w:rPr>
          <w:rFonts w:cs="Arial"/>
          <w:lang w:val="en-US"/>
        </w:rPr>
      </w:pPr>
    </w:p>
    <w:p w14:paraId="1FE3A28D" w14:textId="77777777" w:rsidR="0054584C" w:rsidRPr="00F809CE" w:rsidRDefault="0054584C">
      <w:pPr>
        <w:tabs>
          <w:tab w:val="left" w:pos="8100"/>
        </w:tabs>
        <w:jc w:val="center"/>
        <w:rPr>
          <w:rFonts w:cs="Arial"/>
          <w:lang w:val="en-US"/>
        </w:rPr>
      </w:pPr>
    </w:p>
    <w:p w14:paraId="7ADFB55D" w14:textId="77777777" w:rsidR="0054584C" w:rsidRPr="00F809CE" w:rsidRDefault="0054584C">
      <w:pPr>
        <w:jc w:val="center"/>
        <w:rPr>
          <w:rFonts w:cs="Arial"/>
          <w:lang w:val="en-US"/>
        </w:rPr>
      </w:pPr>
    </w:p>
    <w:p w14:paraId="733DAF30" w14:textId="77777777" w:rsidR="0054584C" w:rsidRPr="00F809CE" w:rsidRDefault="0054584C">
      <w:pPr>
        <w:jc w:val="center"/>
        <w:rPr>
          <w:rFonts w:cs="Arial"/>
          <w:lang w:val="en-US"/>
        </w:rPr>
      </w:pPr>
    </w:p>
    <w:p w14:paraId="2076AEC3" w14:textId="77777777" w:rsidR="0054584C" w:rsidRPr="00F809CE" w:rsidRDefault="0054584C">
      <w:pPr>
        <w:jc w:val="center"/>
        <w:rPr>
          <w:rFonts w:cs="Arial"/>
          <w:lang w:val="en-US"/>
        </w:rPr>
      </w:pPr>
    </w:p>
    <w:p w14:paraId="041B3F18" w14:textId="77777777" w:rsidR="0054584C" w:rsidRPr="00F809CE" w:rsidRDefault="00A70E4B">
      <w:pPr>
        <w:pStyle w:val="WW-Corpodetexto2"/>
        <w:rPr>
          <w:rFonts w:ascii="Arial" w:hAnsi="Arial" w:cs="Arial"/>
          <w:b w:val="0"/>
          <w:bCs/>
          <w:lang w:val="en-US"/>
        </w:rPr>
      </w:pPr>
      <w:r w:rsidRPr="00F809CE">
        <w:rPr>
          <w:rFonts w:ascii="Arial" w:hAnsi="Arial" w:cs="Arial"/>
          <w:b w:val="0"/>
          <w:bCs/>
          <w:lang w:val="en-US"/>
        </w:rPr>
        <w:t>FASTFOOD DELIVERY</w:t>
      </w:r>
    </w:p>
    <w:p w14:paraId="24501D70" w14:textId="77777777" w:rsidR="0054584C" w:rsidRPr="00F809CE" w:rsidRDefault="0054584C">
      <w:pPr>
        <w:rPr>
          <w:lang w:val="en-US"/>
        </w:rPr>
      </w:pPr>
      <w:bookmarkStart w:id="2" w:name="_Toc182841566"/>
      <w:bookmarkStart w:id="3" w:name="_Toc182841424"/>
      <w:bookmarkStart w:id="4" w:name="_Toc182841134"/>
      <w:bookmarkStart w:id="5" w:name="_Toc182445719"/>
      <w:bookmarkStart w:id="6" w:name="_Toc170554916"/>
      <w:bookmarkStart w:id="7" w:name="_Toc170534795"/>
      <w:bookmarkStart w:id="8" w:name="_Toc170365965"/>
      <w:bookmarkEnd w:id="2"/>
      <w:bookmarkEnd w:id="3"/>
      <w:bookmarkEnd w:id="4"/>
      <w:bookmarkEnd w:id="5"/>
      <w:bookmarkEnd w:id="6"/>
      <w:bookmarkEnd w:id="7"/>
      <w:bookmarkEnd w:id="8"/>
    </w:p>
    <w:p w14:paraId="3086217D" w14:textId="77777777" w:rsidR="0054584C" w:rsidRPr="00F809CE" w:rsidRDefault="0054584C">
      <w:pPr>
        <w:rPr>
          <w:lang w:val="en-US"/>
        </w:rPr>
      </w:pPr>
    </w:p>
    <w:p w14:paraId="24BF7D0C" w14:textId="77777777" w:rsidR="0054584C" w:rsidRPr="00F809CE" w:rsidRDefault="0054584C">
      <w:pPr>
        <w:rPr>
          <w:lang w:val="en-US"/>
        </w:rPr>
      </w:pPr>
    </w:p>
    <w:p w14:paraId="612CF785" w14:textId="77777777" w:rsidR="0054584C" w:rsidRPr="00F809CE" w:rsidRDefault="0054584C">
      <w:pPr>
        <w:rPr>
          <w:lang w:val="en-US"/>
        </w:rPr>
      </w:pPr>
    </w:p>
    <w:p w14:paraId="15209212" w14:textId="77777777" w:rsidR="0054584C" w:rsidRPr="00F809CE" w:rsidRDefault="0054584C">
      <w:pPr>
        <w:rPr>
          <w:lang w:val="en-US"/>
        </w:rPr>
      </w:pPr>
    </w:p>
    <w:p w14:paraId="1D906D78" w14:textId="77777777" w:rsidR="0054584C" w:rsidRPr="00F809CE" w:rsidRDefault="0054584C">
      <w:pPr>
        <w:rPr>
          <w:lang w:val="en-US"/>
        </w:rPr>
      </w:pPr>
    </w:p>
    <w:p w14:paraId="48C45F86" w14:textId="77777777" w:rsidR="0054584C" w:rsidRPr="00F809CE" w:rsidRDefault="0054584C">
      <w:pPr>
        <w:rPr>
          <w:lang w:val="en-US"/>
        </w:rPr>
      </w:pPr>
    </w:p>
    <w:p w14:paraId="309163BC" w14:textId="77777777" w:rsidR="0054584C" w:rsidRPr="00F809CE" w:rsidRDefault="0054584C">
      <w:pPr>
        <w:rPr>
          <w:lang w:val="en-US"/>
        </w:rPr>
      </w:pPr>
    </w:p>
    <w:p w14:paraId="54ABE4C9" w14:textId="77777777" w:rsidR="0054584C" w:rsidRPr="00F809CE" w:rsidRDefault="003241AD">
      <w:pPr>
        <w:rPr>
          <w:lang w:val="en-US"/>
        </w:rPr>
      </w:pPr>
      <w:r>
        <w:pict w14:anchorId="4AE7C47C">
          <v:rect id="_x0000_s1028" style="position:absolute;left:0;text-align:left;margin-left:223.95pt;margin-top:2.55pt;width:220.05pt;height:255pt;z-index:251657728;mso-wrap-distance-left:9pt;mso-wrap-distance-top:0;mso-wrap-distance-right:9pt;mso-wrap-distance-bottom:0" stroked="f" strokeweight="0">
            <v:textbox>
              <w:txbxContent>
                <w:p w14:paraId="27C0E5AF" w14:textId="77777777" w:rsidR="003241AD" w:rsidRDefault="003241AD">
                  <w:pPr>
                    <w:pStyle w:val="Contedodoquadro"/>
                    <w:spacing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MEMBROS DA BANCA</w:t>
                  </w:r>
                </w:p>
                <w:p w14:paraId="2E383308" w14:textId="77777777" w:rsidR="003241AD" w:rsidRDefault="003241AD">
                  <w:pPr>
                    <w:pStyle w:val="Contedodoquadro"/>
                    <w:pBdr>
                      <w:top w:val="nil"/>
                      <w:left w:val="nil"/>
                      <w:bottom w:val="single" w:sz="12" w:space="1" w:color="00000A"/>
                      <w:right w:val="nil"/>
                    </w:pBdr>
                    <w:spacing w:line="240" w:lineRule="auto"/>
                    <w:rPr>
                      <w:rFonts w:cs="Arial"/>
                    </w:rPr>
                  </w:pPr>
                </w:p>
                <w:p w14:paraId="3D0A862F" w14:textId="77777777" w:rsidR="003241AD" w:rsidRDefault="003241AD">
                  <w:pPr>
                    <w:pStyle w:val="Contedodoquadro"/>
                    <w:pBdr>
                      <w:top w:val="nil"/>
                      <w:left w:val="nil"/>
                      <w:bottom w:val="single" w:sz="12" w:space="1" w:color="00000A"/>
                      <w:right w:val="nil"/>
                    </w:pBdr>
                    <w:spacing w:line="240" w:lineRule="auto"/>
                    <w:rPr>
                      <w:rFonts w:cs="Arial"/>
                    </w:rPr>
                  </w:pPr>
                </w:p>
                <w:p w14:paraId="57CA8F77" w14:textId="77777777" w:rsidR="003241AD" w:rsidRDefault="003241AD">
                  <w:pPr>
                    <w:pStyle w:val="Contedodoquadro"/>
                    <w:pBdr>
                      <w:top w:val="nil"/>
                      <w:left w:val="nil"/>
                      <w:bottom w:val="single" w:sz="12" w:space="1" w:color="00000A"/>
                      <w:right w:val="nil"/>
                    </w:pBdr>
                    <w:spacing w:line="240" w:lineRule="auto"/>
                    <w:rPr>
                      <w:rFonts w:cs="Arial"/>
                    </w:rPr>
                  </w:pPr>
                </w:p>
                <w:p w14:paraId="10EEB2A2" w14:textId="77777777" w:rsidR="003241AD" w:rsidRDefault="003241AD">
                  <w:pPr>
                    <w:pStyle w:val="Contedodoquadro"/>
                    <w:spacing w:line="240" w:lineRule="auto"/>
                    <w:jc w:val="right"/>
                    <w:rPr>
                      <w:rFonts w:cs="Arial"/>
                    </w:rPr>
                  </w:pPr>
                  <w:r>
                    <w:rPr>
                      <w:rFonts w:cs="Arial"/>
                      <w:shd w:val="clear" w:color="auto" w:fill="FFFF00"/>
                    </w:rPr>
                    <w:t>Titulação</w:t>
                  </w:r>
                  <w:r>
                    <w:rPr>
                      <w:rFonts w:cs="Arial"/>
                    </w:rPr>
                    <w:t>. Nome do Professor</w:t>
                  </w:r>
                </w:p>
                <w:p w14:paraId="3047A1A2" w14:textId="77777777" w:rsidR="003241AD" w:rsidRDefault="003241AD">
                  <w:pPr>
                    <w:pStyle w:val="Contedodoquadro"/>
                    <w:spacing w:line="240" w:lineRule="auto"/>
                    <w:jc w:val="right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Integrado Colégio e Faculdade</w:t>
                  </w:r>
                </w:p>
                <w:p w14:paraId="471080D8" w14:textId="77777777" w:rsidR="003241AD" w:rsidRDefault="003241AD">
                  <w:pPr>
                    <w:pStyle w:val="Contedodoquadro"/>
                    <w:pBdr>
                      <w:top w:val="nil"/>
                      <w:left w:val="nil"/>
                      <w:bottom w:val="single" w:sz="12" w:space="1" w:color="00000A"/>
                      <w:right w:val="nil"/>
                    </w:pBdr>
                    <w:spacing w:line="240" w:lineRule="auto"/>
                    <w:rPr>
                      <w:rFonts w:cs="Arial"/>
                    </w:rPr>
                  </w:pPr>
                </w:p>
                <w:p w14:paraId="5F2BB2C3" w14:textId="77777777" w:rsidR="003241AD" w:rsidRDefault="003241AD">
                  <w:pPr>
                    <w:pStyle w:val="Contedodoquadro"/>
                    <w:pBdr>
                      <w:top w:val="nil"/>
                      <w:left w:val="nil"/>
                      <w:bottom w:val="single" w:sz="12" w:space="1" w:color="00000A"/>
                      <w:right w:val="nil"/>
                    </w:pBdr>
                    <w:spacing w:line="240" w:lineRule="auto"/>
                    <w:rPr>
                      <w:rFonts w:cs="Arial"/>
                    </w:rPr>
                  </w:pPr>
                </w:p>
                <w:p w14:paraId="2A75C9F1" w14:textId="77777777" w:rsidR="003241AD" w:rsidRDefault="003241AD">
                  <w:pPr>
                    <w:pStyle w:val="Contedodoquadro"/>
                    <w:pBdr>
                      <w:top w:val="nil"/>
                      <w:left w:val="nil"/>
                      <w:bottom w:val="single" w:sz="12" w:space="1" w:color="00000A"/>
                      <w:right w:val="nil"/>
                    </w:pBdr>
                    <w:spacing w:line="240" w:lineRule="auto"/>
                    <w:rPr>
                      <w:rFonts w:cs="Arial"/>
                    </w:rPr>
                  </w:pPr>
                </w:p>
                <w:p w14:paraId="03D0F9FF" w14:textId="77777777" w:rsidR="003241AD" w:rsidRDefault="003241AD">
                  <w:pPr>
                    <w:pStyle w:val="Contedodoquadro"/>
                    <w:spacing w:line="240" w:lineRule="auto"/>
                    <w:jc w:val="right"/>
                    <w:rPr>
                      <w:rFonts w:cs="Arial"/>
                    </w:rPr>
                  </w:pPr>
                  <w:r>
                    <w:rPr>
                      <w:rFonts w:cs="Arial"/>
                      <w:shd w:val="clear" w:color="auto" w:fill="FFFF00"/>
                    </w:rPr>
                    <w:t>Titulação</w:t>
                  </w:r>
                  <w:r>
                    <w:rPr>
                      <w:rFonts w:cs="Arial"/>
                    </w:rPr>
                    <w:t>. Nome do Professor</w:t>
                  </w:r>
                </w:p>
                <w:p w14:paraId="03135E24" w14:textId="77777777" w:rsidR="003241AD" w:rsidRDefault="003241AD">
                  <w:pPr>
                    <w:pStyle w:val="Contedodoquadro"/>
                    <w:spacing w:line="240" w:lineRule="auto"/>
                    <w:jc w:val="right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Integrado Colégio e Faculdade</w:t>
                  </w:r>
                </w:p>
                <w:p w14:paraId="190F4EE4" w14:textId="77777777" w:rsidR="003241AD" w:rsidRDefault="003241AD">
                  <w:pPr>
                    <w:pStyle w:val="Contedodoquadro"/>
                    <w:spacing w:line="240" w:lineRule="auto"/>
                    <w:jc w:val="right"/>
                    <w:rPr>
                      <w:rFonts w:cs="Arial"/>
                    </w:rPr>
                  </w:pPr>
                </w:p>
                <w:p w14:paraId="7B524310" w14:textId="77777777" w:rsidR="003241AD" w:rsidRDefault="003241AD">
                  <w:pPr>
                    <w:pStyle w:val="Contedodoquadro"/>
                    <w:spacing w:line="240" w:lineRule="auto"/>
                    <w:jc w:val="right"/>
                    <w:rPr>
                      <w:rFonts w:cs="Arial"/>
                    </w:rPr>
                  </w:pPr>
                </w:p>
                <w:p w14:paraId="1DE3C389" w14:textId="77777777" w:rsidR="003241AD" w:rsidRDefault="003241AD">
                  <w:pPr>
                    <w:pStyle w:val="Contedodoquadro"/>
                    <w:spacing w:line="240" w:lineRule="auto"/>
                    <w:jc w:val="center"/>
                  </w:pPr>
                </w:p>
              </w:txbxContent>
            </v:textbox>
          </v:rect>
        </w:pict>
      </w:r>
    </w:p>
    <w:p w14:paraId="6174C36A" w14:textId="77777777" w:rsidR="0054584C" w:rsidRPr="00F809CE" w:rsidRDefault="0054584C">
      <w:pPr>
        <w:rPr>
          <w:lang w:val="en-US"/>
        </w:rPr>
      </w:pPr>
    </w:p>
    <w:p w14:paraId="5779B5E3" w14:textId="77777777" w:rsidR="0054584C" w:rsidRPr="00F809CE" w:rsidRDefault="0054584C">
      <w:pPr>
        <w:rPr>
          <w:lang w:val="en-US"/>
        </w:rPr>
      </w:pPr>
    </w:p>
    <w:p w14:paraId="7343B362" w14:textId="77777777" w:rsidR="0054584C" w:rsidRPr="00F809CE" w:rsidRDefault="0054584C">
      <w:pPr>
        <w:rPr>
          <w:lang w:val="en-US"/>
        </w:rPr>
      </w:pPr>
    </w:p>
    <w:p w14:paraId="0745A25A" w14:textId="77777777" w:rsidR="0054584C" w:rsidRPr="00F809CE" w:rsidRDefault="0054584C">
      <w:pPr>
        <w:rPr>
          <w:lang w:val="en-US"/>
        </w:rPr>
      </w:pPr>
    </w:p>
    <w:p w14:paraId="157211F7" w14:textId="77777777" w:rsidR="0054584C" w:rsidRPr="00F809CE" w:rsidRDefault="0054584C">
      <w:pPr>
        <w:rPr>
          <w:lang w:val="en-US"/>
        </w:rPr>
      </w:pPr>
    </w:p>
    <w:p w14:paraId="5427FE35" w14:textId="77777777" w:rsidR="0054584C" w:rsidRPr="00F809CE" w:rsidRDefault="0054584C">
      <w:pPr>
        <w:rPr>
          <w:lang w:val="en-US"/>
        </w:rPr>
      </w:pPr>
    </w:p>
    <w:p w14:paraId="1D500A0D" w14:textId="77777777" w:rsidR="0054584C" w:rsidRPr="00F809CE" w:rsidRDefault="0054584C">
      <w:pPr>
        <w:rPr>
          <w:lang w:val="en-US"/>
        </w:rPr>
      </w:pPr>
    </w:p>
    <w:p w14:paraId="229E638D" w14:textId="77777777" w:rsidR="0054584C" w:rsidRPr="00F809CE" w:rsidRDefault="0054584C">
      <w:pPr>
        <w:rPr>
          <w:lang w:val="en-US"/>
        </w:rPr>
      </w:pPr>
    </w:p>
    <w:p w14:paraId="315DCEFF" w14:textId="77777777" w:rsidR="0054584C" w:rsidRPr="00F809CE" w:rsidRDefault="0054584C">
      <w:pPr>
        <w:rPr>
          <w:lang w:val="en-US"/>
        </w:rPr>
      </w:pPr>
    </w:p>
    <w:p w14:paraId="76DADE01" w14:textId="77777777" w:rsidR="0054584C" w:rsidRPr="00F809CE" w:rsidRDefault="0054584C">
      <w:pPr>
        <w:rPr>
          <w:lang w:val="en-US"/>
        </w:rPr>
      </w:pPr>
    </w:p>
    <w:p w14:paraId="4583D69B" w14:textId="77777777" w:rsidR="0054584C" w:rsidRPr="00F809CE" w:rsidRDefault="0054584C">
      <w:pPr>
        <w:rPr>
          <w:lang w:val="en-US"/>
        </w:rPr>
      </w:pPr>
    </w:p>
    <w:p w14:paraId="6DCCD717" w14:textId="77777777" w:rsidR="0054584C" w:rsidRPr="00F809CE" w:rsidRDefault="0054584C">
      <w:pPr>
        <w:rPr>
          <w:lang w:val="en-US"/>
        </w:rPr>
      </w:pPr>
    </w:p>
    <w:p w14:paraId="666484F0" w14:textId="77777777" w:rsidR="0054584C" w:rsidRPr="00F809CE" w:rsidRDefault="0054584C">
      <w:pPr>
        <w:rPr>
          <w:lang w:val="en-US"/>
        </w:rPr>
      </w:pPr>
    </w:p>
    <w:p w14:paraId="394CE77F" w14:textId="77777777" w:rsidR="0054584C" w:rsidRPr="00F809CE" w:rsidRDefault="0054584C">
      <w:pPr>
        <w:rPr>
          <w:lang w:val="en-US"/>
        </w:rPr>
      </w:pPr>
    </w:p>
    <w:p w14:paraId="5659B3B9" w14:textId="77777777" w:rsidR="0054584C" w:rsidRPr="00F809CE" w:rsidRDefault="0054584C">
      <w:pPr>
        <w:rPr>
          <w:lang w:val="en-US"/>
        </w:rPr>
      </w:pPr>
    </w:p>
    <w:p w14:paraId="4A50B013" w14:textId="77777777" w:rsidR="0054584C" w:rsidRPr="00F809CE" w:rsidRDefault="0054584C">
      <w:pPr>
        <w:rPr>
          <w:lang w:val="en-US"/>
        </w:rPr>
      </w:pPr>
    </w:p>
    <w:p w14:paraId="147FAA03" w14:textId="415376AB" w:rsidR="0054584C" w:rsidRPr="00253559" w:rsidRDefault="00A70E4B">
      <w:pPr>
        <w:jc w:val="center"/>
        <w:rPr>
          <w:rFonts w:cs="Arial"/>
        </w:rPr>
      </w:pPr>
      <w:r w:rsidRPr="00253559">
        <w:rPr>
          <w:rFonts w:cs="Arial"/>
        </w:rPr>
        <w:t xml:space="preserve">CAMPO MOURÃO, </w:t>
      </w:r>
      <w:r w:rsidR="00721095">
        <w:rPr>
          <w:rFonts w:cs="Arial"/>
        </w:rPr>
        <w:t>18</w:t>
      </w:r>
      <w:r w:rsidR="00721095" w:rsidRPr="00253559">
        <w:rPr>
          <w:rFonts w:cs="Arial"/>
        </w:rPr>
        <w:t xml:space="preserve"> </w:t>
      </w:r>
      <w:r w:rsidRPr="00253559">
        <w:rPr>
          <w:rFonts w:cs="Arial"/>
        </w:rPr>
        <w:t xml:space="preserve">de </w:t>
      </w:r>
      <w:r w:rsidR="00721095" w:rsidRPr="00AB0DFD">
        <w:rPr>
          <w:rFonts w:cs="Arial"/>
        </w:rPr>
        <w:t>junho</w:t>
      </w:r>
      <w:r w:rsidR="00721095" w:rsidRPr="00253559">
        <w:rPr>
          <w:rFonts w:cs="Arial"/>
        </w:rPr>
        <w:t xml:space="preserve"> </w:t>
      </w:r>
      <w:r w:rsidRPr="00253559">
        <w:rPr>
          <w:rFonts w:cs="Arial"/>
        </w:rPr>
        <w:t>de 2015.</w:t>
      </w:r>
    </w:p>
    <w:p w14:paraId="00A9F828" w14:textId="77777777" w:rsidR="0054584C" w:rsidRPr="00253559" w:rsidRDefault="00A70E4B">
      <w:pPr>
        <w:pStyle w:val="Ttulo1"/>
        <w:spacing w:line="240" w:lineRule="auto"/>
        <w:jc w:val="center"/>
      </w:pPr>
      <w:bookmarkStart w:id="9" w:name="_Toc1828415661"/>
      <w:bookmarkStart w:id="10" w:name="_Toc1828414241"/>
      <w:bookmarkStart w:id="11" w:name="_Toc1828411341"/>
      <w:bookmarkStart w:id="12" w:name="_Toc1824457191"/>
      <w:bookmarkStart w:id="13" w:name="_Toc1705549161"/>
      <w:bookmarkStart w:id="14" w:name="_Toc1705347951"/>
      <w:bookmarkStart w:id="15" w:name="_Toc1703659651"/>
      <w:bookmarkStart w:id="16" w:name="_Toc411358270"/>
      <w:bookmarkStart w:id="17" w:name="_Toc296344274"/>
      <w:bookmarkStart w:id="18" w:name="_Toc182841567"/>
      <w:bookmarkStart w:id="19" w:name="_Toc182841425"/>
      <w:bookmarkStart w:id="20" w:name="_Toc182841135"/>
      <w:bookmarkStart w:id="21" w:name="_Toc182445720"/>
      <w:bookmarkStart w:id="22" w:name="_Toc170554917"/>
      <w:bookmarkStart w:id="23" w:name="_Toc170534794"/>
      <w:bookmarkStart w:id="24" w:name="_Toc170365964"/>
      <w:bookmarkStart w:id="25" w:name="__RefHeading__2006_1301962849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r w:rsidRPr="00253559">
        <w:lastRenderedPageBreak/>
        <w:t>AGRADECIMENTOS</w:t>
      </w:r>
    </w:p>
    <w:p w14:paraId="13A1B973" w14:textId="77777777" w:rsidR="0054584C" w:rsidRPr="00253559" w:rsidRDefault="0054584C">
      <w:pPr>
        <w:pStyle w:val="ElementosPr-Textuais"/>
      </w:pPr>
    </w:p>
    <w:p w14:paraId="3E543CFB" w14:textId="77777777" w:rsidR="0054584C" w:rsidRPr="00253559" w:rsidRDefault="0054584C">
      <w:pPr>
        <w:pStyle w:val="ElementosPr-Textuais"/>
      </w:pPr>
    </w:p>
    <w:p w14:paraId="40B4441C" w14:textId="77777777" w:rsidR="0054584C" w:rsidRPr="00253559" w:rsidRDefault="0054584C">
      <w:pPr>
        <w:pStyle w:val="ElementosPr-Textuais"/>
      </w:pPr>
    </w:p>
    <w:p w14:paraId="5EA5BCF0" w14:textId="01510B60" w:rsidR="0054584C" w:rsidRPr="00253559" w:rsidRDefault="00A70E4B">
      <w:pPr>
        <w:pStyle w:val="Corpodotexto"/>
        <w:rPr>
          <w:rFonts w:ascii="Arial" w:hAnsi="Arial"/>
        </w:rPr>
      </w:pPr>
      <w:r w:rsidRPr="00253559">
        <w:rPr>
          <w:rFonts w:ascii="Arial" w:hAnsi="Arial"/>
        </w:rPr>
        <w:t>Meus agradecimentos vão primeiramente a Deus que me deu forças para vence. Gostaria também de agradecer de forma geral todos os professores que lecionaram durante meu período de faculdade e em especial aqueles que sempre me ajudaram nas horas de dúvidas. E por fim, agradecer a minha família que, com incentivo foi um pilar muito importante para todo o meu processo de aprendizagem</w:t>
      </w:r>
      <w:r w:rsidR="00EF1ADD">
        <w:rPr>
          <w:rFonts w:ascii="Arial" w:hAnsi="Arial"/>
        </w:rPr>
        <w:t>.</w:t>
      </w:r>
    </w:p>
    <w:p w14:paraId="174E2A11" w14:textId="77777777" w:rsidR="0054584C" w:rsidRPr="00253559" w:rsidRDefault="00A70E4B">
      <w:pPr>
        <w:pStyle w:val="Ttulo1"/>
        <w:pageBreakBefore/>
        <w:spacing w:line="240" w:lineRule="auto"/>
        <w:jc w:val="center"/>
      </w:pPr>
      <w:bookmarkStart w:id="26" w:name="_Toc411358272"/>
      <w:bookmarkStart w:id="27" w:name="_Toc296344275"/>
      <w:bookmarkStart w:id="28" w:name="_Toc182841568"/>
      <w:bookmarkStart w:id="29" w:name="_Toc182841426"/>
      <w:bookmarkStart w:id="30" w:name="_Toc182841136"/>
      <w:bookmarkStart w:id="31" w:name="_Toc182445721"/>
      <w:bookmarkStart w:id="32" w:name="_Toc170554918"/>
      <w:bookmarkStart w:id="33" w:name="_Toc170534799"/>
      <w:bookmarkStart w:id="34" w:name="_Toc170365969"/>
      <w:bookmarkStart w:id="35" w:name="__RefHeading__2010_1301962849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r w:rsidRPr="00253559">
        <w:lastRenderedPageBreak/>
        <w:t>RESUMO</w:t>
      </w:r>
    </w:p>
    <w:p w14:paraId="2CB090B7" w14:textId="77777777" w:rsidR="0054584C" w:rsidRPr="00253559" w:rsidRDefault="0054584C">
      <w:pPr>
        <w:pStyle w:val="ElementosPr-Textuais"/>
      </w:pPr>
    </w:p>
    <w:p w14:paraId="0CAC7B59" w14:textId="77777777" w:rsidR="0054584C" w:rsidRPr="00253559" w:rsidRDefault="0054584C">
      <w:pPr>
        <w:pStyle w:val="ElementosPr-Textuais"/>
      </w:pPr>
    </w:p>
    <w:p w14:paraId="5004C804" w14:textId="39FC5C62" w:rsidR="0054584C" w:rsidRPr="00253559" w:rsidRDefault="00A70E4B" w:rsidP="002D64DD">
      <w:pPr>
        <w:pPrChange w:id="36" w:author="User" w:date="2015-06-18T01:46:00Z">
          <w:pPr>
            <w:pStyle w:val="Seo1"/>
            <w:outlineLvl w:val="9"/>
          </w:pPr>
        </w:pPrChange>
      </w:pPr>
      <w:r w:rsidRPr="00253559">
        <w:tab/>
        <w:t>A crescente demanda por serviços rápidos e eficientes nos obriga todos os dias a procurar por soluções de software para auxiliar neste aspecto. Pensando nisso</w:t>
      </w:r>
      <w:r w:rsidR="0009020B">
        <w:t>,</w:t>
      </w:r>
      <w:r w:rsidRPr="00253559">
        <w:t xml:space="preserve"> será desenvolvido o sistema FastFood Delivery. O software tem como principal objetivo ajudar o gerenciamento e entrega de comida pronta a domicílio.</w:t>
      </w:r>
      <w:r w:rsidRPr="00253559">
        <w:br/>
      </w:r>
      <w:r w:rsidRPr="00253559">
        <w:tab/>
        <w:t>Com interface de fácil manuseio, o software que é composto por dois sistema</w:t>
      </w:r>
      <w:r w:rsidR="00F809CE">
        <w:t>s</w:t>
      </w:r>
      <w:r w:rsidRPr="00253559">
        <w:t>. Web, utilizado para o gerenciamento do lado</w:t>
      </w:r>
      <w:r w:rsidR="00BE73E3">
        <w:t xml:space="preserve"> </w:t>
      </w:r>
      <w:r w:rsidR="00BE73E3" w:rsidRPr="00C55A3F">
        <w:t>do</w:t>
      </w:r>
      <w:r w:rsidRPr="00253559">
        <w:t xml:space="preserve"> fornecedor, é nele que são recebidos, cadastrados e listados os pedidos realizados. É a partir deste que também são cadastrados todos os dados relacionados ao fornecedor, produtos e categorias.</w:t>
      </w:r>
      <w:r w:rsidRPr="00253559">
        <w:br/>
      </w:r>
      <w:r w:rsidRPr="00253559">
        <w:tab/>
        <w:t xml:space="preserve">O aplicativo, utilizado pelo cliente, é a interface utilizadas para o gerenciamento dos dados do cliente, endereços, telefones e para contato. A partir do aplicativo, o cliente pode selecionar produtos, personalizar e fazer pedido para entrega. </w:t>
      </w:r>
    </w:p>
    <w:p w14:paraId="627A349E" w14:textId="77777777" w:rsidR="0054584C" w:rsidRPr="00253559" w:rsidRDefault="0054584C">
      <w:pPr>
        <w:pStyle w:val="ElementosPr-Textuais"/>
      </w:pPr>
    </w:p>
    <w:p w14:paraId="05417236" w14:textId="77777777" w:rsidR="0054584C" w:rsidRPr="00253559" w:rsidRDefault="0054584C">
      <w:pPr>
        <w:pStyle w:val="ElementosPr-Textuais"/>
      </w:pPr>
    </w:p>
    <w:p w14:paraId="3AC728CE" w14:textId="2170E269" w:rsidR="0054584C" w:rsidRPr="00253559" w:rsidRDefault="00A70E4B">
      <w:pPr>
        <w:pStyle w:val="ElementosPr-Textuais"/>
      </w:pPr>
      <w:r w:rsidRPr="00253559">
        <w:rPr>
          <w:b/>
        </w:rPr>
        <w:t>Palavras-Chave:</w:t>
      </w:r>
      <w:r w:rsidRPr="00253559">
        <w:t xml:space="preserve"> FastFood, Delivery, Comida, Pedido, Entrega, Automação.</w:t>
      </w:r>
    </w:p>
    <w:p w14:paraId="0575409B" w14:textId="77777777" w:rsidR="0054584C" w:rsidRPr="00253559" w:rsidRDefault="0054584C">
      <w:pPr>
        <w:pStyle w:val="ElementosPr-Textuais"/>
      </w:pPr>
    </w:p>
    <w:p w14:paraId="7E3C1EA5" w14:textId="77777777" w:rsidR="0054584C" w:rsidRPr="00253559" w:rsidRDefault="00A70E4B">
      <w:pPr>
        <w:pStyle w:val="NormalArial"/>
        <w:pageBreakBefore/>
        <w:spacing w:line="240" w:lineRule="auto"/>
        <w:jc w:val="center"/>
        <w:rPr>
          <w:b/>
          <w:sz w:val="32"/>
          <w:szCs w:val="32"/>
        </w:rPr>
      </w:pPr>
      <w:r w:rsidRPr="00253559">
        <w:rPr>
          <w:b/>
          <w:sz w:val="32"/>
          <w:szCs w:val="32"/>
        </w:rPr>
        <w:lastRenderedPageBreak/>
        <w:t>SUMÁRIO</w:t>
      </w:r>
    </w:p>
    <w:p w14:paraId="6370A3D0" w14:textId="1F322FDA" w:rsidR="0054584C" w:rsidRPr="00253559" w:rsidDel="004D3CC8" w:rsidRDefault="0054584C" w:rsidP="004D3CC8">
      <w:pPr>
        <w:pStyle w:val="Sumrio"/>
        <w:rPr>
          <w:del w:id="37" w:author="User" w:date="2015-06-18T01:36:00Z"/>
        </w:rPr>
      </w:pPr>
    </w:p>
    <w:p w14:paraId="734956C6" w14:textId="77777777" w:rsidR="0054584C" w:rsidRPr="00253559" w:rsidRDefault="0054584C">
      <w:pPr>
        <w:pStyle w:val="Sumrio"/>
      </w:pPr>
    </w:p>
    <w:p w14:paraId="5F92DF91" w14:textId="77777777" w:rsidR="0054584C" w:rsidRPr="00253559" w:rsidRDefault="00A70E4B">
      <w:pPr>
        <w:pStyle w:val="Contents1"/>
        <w:tabs>
          <w:tab w:val="right" w:leader="dot" w:pos="9071"/>
        </w:tabs>
        <w:rPr>
          <w:rStyle w:val="IndexLink"/>
        </w:rPr>
      </w:pPr>
      <w:r w:rsidRPr="00253559">
        <w:fldChar w:fldCharType="begin"/>
      </w:r>
      <w:r w:rsidRPr="00253559">
        <w:instrText>TOC</w:instrText>
      </w:r>
      <w:r w:rsidRPr="00253559">
        <w:fldChar w:fldCharType="separate"/>
      </w:r>
      <w:hyperlink w:anchor="__RefHeading__2006_1301962849">
        <w:r w:rsidRPr="00253559">
          <w:rPr>
            <w:rStyle w:val="IndexLink"/>
          </w:rPr>
          <w:t>AGRADECIMENTOS</w:t>
        </w:r>
        <w:r w:rsidRPr="00253559">
          <w:rPr>
            <w:rStyle w:val="IndexLink"/>
          </w:rPr>
          <w:tab/>
          <w:t>4</w:t>
        </w:r>
      </w:hyperlink>
    </w:p>
    <w:p w14:paraId="20979E69" w14:textId="77777777" w:rsidR="0054584C" w:rsidRPr="00253559" w:rsidRDefault="003241AD">
      <w:pPr>
        <w:pStyle w:val="Contents1"/>
        <w:tabs>
          <w:tab w:val="right" w:leader="dot" w:pos="9071"/>
        </w:tabs>
        <w:rPr>
          <w:rStyle w:val="IndexLink"/>
        </w:rPr>
      </w:pPr>
      <w:hyperlink w:anchor="__RefHeading__2008_1301962849">
        <w:r w:rsidR="00A70E4B" w:rsidRPr="00253559">
          <w:rPr>
            <w:rStyle w:val="IndexLink"/>
          </w:rPr>
          <w:t>EPÍGRAFE</w:t>
        </w:r>
        <w:r w:rsidR="00A70E4B" w:rsidRPr="00253559">
          <w:rPr>
            <w:rStyle w:val="IndexLink"/>
          </w:rPr>
          <w:tab/>
          <w:t>5</w:t>
        </w:r>
      </w:hyperlink>
    </w:p>
    <w:p w14:paraId="73A4E8B9" w14:textId="77777777" w:rsidR="0054584C" w:rsidRPr="00253559" w:rsidRDefault="003241AD">
      <w:pPr>
        <w:pStyle w:val="Contents1"/>
        <w:tabs>
          <w:tab w:val="right" w:leader="dot" w:pos="9071"/>
        </w:tabs>
        <w:rPr>
          <w:rStyle w:val="IndexLink"/>
        </w:rPr>
      </w:pPr>
      <w:hyperlink w:anchor="__RefHeading__2010_1301962849">
        <w:r w:rsidR="00A70E4B" w:rsidRPr="00253559">
          <w:rPr>
            <w:rStyle w:val="IndexLink"/>
          </w:rPr>
          <w:t>RESUMO</w:t>
        </w:r>
        <w:r w:rsidR="00A70E4B" w:rsidRPr="00253559">
          <w:rPr>
            <w:rStyle w:val="IndexLink"/>
          </w:rPr>
          <w:tab/>
          <w:t>6</w:t>
        </w:r>
      </w:hyperlink>
    </w:p>
    <w:p w14:paraId="18810575" w14:textId="77777777" w:rsidR="0054584C" w:rsidRPr="00253559" w:rsidRDefault="003241AD">
      <w:pPr>
        <w:pStyle w:val="Contents1"/>
        <w:tabs>
          <w:tab w:val="right" w:leader="dot" w:pos="9071"/>
        </w:tabs>
        <w:rPr>
          <w:rStyle w:val="IndexLink"/>
        </w:rPr>
      </w:pPr>
      <w:hyperlink w:anchor="__RefHeading__2012_1301962849">
        <w:r w:rsidR="00A70E4B" w:rsidRPr="00253559">
          <w:rPr>
            <w:rStyle w:val="IndexLink"/>
          </w:rPr>
          <w:t>LISTA DE FIGURAS</w:t>
        </w:r>
        <w:r w:rsidR="00A70E4B" w:rsidRPr="00253559">
          <w:rPr>
            <w:rStyle w:val="IndexLink"/>
          </w:rPr>
          <w:tab/>
          <w:t>7</w:t>
        </w:r>
      </w:hyperlink>
    </w:p>
    <w:p w14:paraId="28BB23E9" w14:textId="77777777" w:rsidR="0054584C" w:rsidRPr="00253559" w:rsidRDefault="003241AD">
      <w:pPr>
        <w:pStyle w:val="Contents1"/>
        <w:tabs>
          <w:tab w:val="right" w:leader="dot" w:pos="9071"/>
        </w:tabs>
        <w:rPr>
          <w:rStyle w:val="IndexLink"/>
        </w:rPr>
      </w:pPr>
      <w:hyperlink w:anchor="__RefHeading__2014_1301962849">
        <w:r w:rsidR="00A70E4B" w:rsidRPr="00253559">
          <w:rPr>
            <w:rStyle w:val="IndexLink"/>
          </w:rPr>
          <w:t>LISTA DE ABREVIATURAS E SIGLAS</w:t>
        </w:r>
        <w:r w:rsidR="00A70E4B" w:rsidRPr="00253559">
          <w:rPr>
            <w:rStyle w:val="IndexLink"/>
          </w:rPr>
          <w:tab/>
          <w:t>8</w:t>
        </w:r>
      </w:hyperlink>
    </w:p>
    <w:p w14:paraId="2E5D6348" w14:textId="77777777" w:rsidR="0054584C" w:rsidRPr="00253559" w:rsidRDefault="003241AD">
      <w:pPr>
        <w:pStyle w:val="Contents1"/>
        <w:tabs>
          <w:tab w:val="right" w:leader="dot" w:pos="9071"/>
        </w:tabs>
        <w:rPr>
          <w:rStyle w:val="IndexLink"/>
        </w:rPr>
      </w:pPr>
      <w:hyperlink w:anchor="__RefHeading__2039_857139798">
        <w:r w:rsidR="00A70E4B" w:rsidRPr="00253559">
          <w:rPr>
            <w:rStyle w:val="IndexLink"/>
          </w:rPr>
          <w:t>APÊNDICE A – DIAGRAMA DE CLASSE MOBILE</w:t>
        </w:r>
        <w:r w:rsidR="00A70E4B" w:rsidRPr="00253559">
          <w:rPr>
            <w:rStyle w:val="IndexLink"/>
          </w:rPr>
          <w:tab/>
          <w:t>36</w:t>
        </w:r>
      </w:hyperlink>
    </w:p>
    <w:p w14:paraId="4FB69F7E" w14:textId="77777777" w:rsidR="0054584C" w:rsidRPr="00253559" w:rsidRDefault="003241AD">
      <w:pPr>
        <w:pStyle w:val="Contents1"/>
        <w:tabs>
          <w:tab w:val="right" w:leader="dot" w:pos="9071"/>
        </w:tabs>
        <w:rPr>
          <w:rStyle w:val="IndexLink"/>
        </w:rPr>
      </w:pPr>
      <w:hyperlink w:anchor="__RefHeading__2041_857139798">
        <w:r w:rsidR="00A70E4B" w:rsidRPr="00253559">
          <w:rPr>
            <w:rStyle w:val="IndexLink"/>
          </w:rPr>
          <w:t>APÊNDICE B – DIAGRAMA DE CLASSE WEB</w:t>
        </w:r>
        <w:r w:rsidR="00A70E4B" w:rsidRPr="00253559">
          <w:rPr>
            <w:rStyle w:val="IndexLink"/>
          </w:rPr>
          <w:tab/>
          <w:t>37</w:t>
        </w:r>
      </w:hyperlink>
    </w:p>
    <w:p w14:paraId="2C11728D" w14:textId="77777777" w:rsidR="0054584C" w:rsidRPr="00253559" w:rsidRDefault="003241AD">
      <w:pPr>
        <w:pStyle w:val="Contents1"/>
        <w:tabs>
          <w:tab w:val="right" w:leader="dot" w:pos="9071"/>
        </w:tabs>
        <w:rPr>
          <w:rStyle w:val="IndexLink"/>
        </w:rPr>
      </w:pPr>
      <w:hyperlink w:anchor="__RefHeading__2043_857139798">
        <w:r w:rsidR="00A70E4B" w:rsidRPr="00253559">
          <w:rPr>
            <w:rStyle w:val="IndexLink"/>
          </w:rPr>
          <w:t>APÊNDICE C – DIAGRAMA DE CASO DE USO MOBILE</w:t>
        </w:r>
        <w:r w:rsidR="00A70E4B" w:rsidRPr="00253559">
          <w:rPr>
            <w:rStyle w:val="IndexLink"/>
          </w:rPr>
          <w:tab/>
          <w:t>38</w:t>
        </w:r>
      </w:hyperlink>
    </w:p>
    <w:p w14:paraId="34645388" w14:textId="77777777" w:rsidR="0054584C" w:rsidRPr="00253559" w:rsidRDefault="003241AD">
      <w:pPr>
        <w:pStyle w:val="Contents1"/>
        <w:tabs>
          <w:tab w:val="right" w:leader="dot" w:pos="9071"/>
        </w:tabs>
        <w:rPr>
          <w:rStyle w:val="IndexLink"/>
        </w:rPr>
      </w:pPr>
      <w:hyperlink w:anchor="__RefHeading__2045_857139798">
        <w:r w:rsidR="00A70E4B" w:rsidRPr="00253559">
          <w:rPr>
            <w:rStyle w:val="IndexLink"/>
          </w:rPr>
          <w:t>APÊNDICE D – DIAGRAMA DE CASO DE USO WEB</w:t>
        </w:r>
        <w:r w:rsidR="00A70E4B" w:rsidRPr="00253559">
          <w:rPr>
            <w:rStyle w:val="IndexLink"/>
          </w:rPr>
          <w:tab/>
          <w:t>39</w:t>
        </w:r>
      </w:hyperlink>
    </w:p>
    <w:p w14:paraId="07E546C0" w14:textId="77777777" w:rsidR="0054584C" w:rsidRPr="00253559" w:rsidRDefault="003241AD">
      <w:pPr>
        <w:pStyle w:val="Contents1"/>
        <w:tabs>
          <w:tab w:val="right" w:leader="dot" w:pos="9071"/>
        </w:tabs>
        <w:rPr>
          <w:rStyle w:val="IndexLink"/>
        </w:rPr>
      </w:pPr>
      <w:hyperlink w:anchor="__RefHeading__2047_857139798">
        <w:r w:rsidR="00A70E4B" w:rsidRPr="00253559">
          <w:rPr>
            <w:rStyle w:val="IndexLink"/>
          </w:rPr>
          <w:t>APÊNDICE E – DIAGRAMA DE ATIVIDADE FAZER PEDIDO</w:t>
        </w:r>
        <w:r w:rsidR="00A70E4B" w:rsidRPr="00253559">
          <w:rPr>
            <w:rStyle w:val="IndexLink"/>
          </w:rPr>
          <w:tab/>
          <w:t>40</w:t>
        </w:r>
      </w:hyperlink>
    </w:p>
    <w:p w14:paraId="01D7EC06" w14:textId="77777777" w:rsidR="0054584C" w:rsidRPr="00253559" w:rsidRDefault="003241AD">
      <w:pPr>
        <w:pStyle w:val="Contents1"/>
        <w:tabs>
          <w:tab w:val="right" w:leader="dot" w:pos="9071"/>
        </w:tabs>
        <w:rPr>
          <w:rStyle w:val="IndexLink"/>
        </w:rPr>
      </w:pPr>
      <w:hyperlink w:anchor="__RefHeading__2049_857139798">
        <w:r w:rsidR="00A70E4B" w:rsidRPr="00253559">
          <w:rPr>
            <w:rStyle w:val="IndexLink"/>
          </w:rPr>
          <w:t>APÊNDICE F – DIAGRAMA DE ESTADO FAZER PEDIDO</w:t>
        </w:r>
        <w:r w:rsidR="00A70E4B" w:rsidRPr="00253559">
          <w:rPr>
            <w:rStyle w:val="IndexLink"/>
          </w:rPr>
          <w:tab/>
          <w:t>41</w:t>
        </w:r>
      </w:hyperlink>
    </w:p>
    <w:p w14:paraId="53866577" w14:textId="77777777" w:rsidR="0054584C" w:rsidRPr="00253559" w:rsidRDefault="003241AD">
      <w:pPr>
        <w:pStyle w:val="Contents1"/>
        <w:tabs>
          <w:tab w:val="right" w:leader="dot" w:pos="9071"/>
        </w:tabs>
        <w:rPr>
          <w:rStyle w:val="IndexLink"/>
        </w:rPr>
      </w:pPr>
      <w:hyperlink w:anchor="__RefHeading__2051_857139798">
        <w:r w:rsidR="00A70E4B" w:rsidRPr="00253559">
          <w:rPr>
            <w:rStyle w:val="IndexLink"/>
          </w:rPr>
          <w:t>APÊNDICE G – DIAGRAMA DE SEQUÊNCIA FAZER PEDIDO</w:t>
        </w:r>
        <w:r w:rsidR="00A70E4B" w:rsidRPr="00253559">
          <w:rPr>
            <w:rStyle w:val="IndexLink"/>
          </w:rPr>
          <w:tab/>
          <w:t>42</w:t>
        </w:r>
      </w:hyperlink>
      <w:r w:rsidR="00A70E4B" w:rsidRPr="00253559">
        <w:fldChar w:fldCharType="end"/>
      </w:r>
    </w:p>
    <w:p w14:paraId="22C3E449" w14:textId="6082A9D2" w:rsidR="009722A2" w:rsidRDefault="009722A2">
      <w:pPr>
        <w:pStyle w:val="Ttulo1"/>
        <w:jc w:val="center"/>
        <w:rPr>
          <w:ins w:id="38" w:author="Douglas Junior" w:date="2015-06-17T20:36:00Z"/>
        </w:rPr>
      </w:pPr>
      <w:bookmarkStart w:id="39" w:name="_Toc411358273"/>
      <w:bookmarkStart w:id="40" w:name="_Toc296344276"/>
      <w:bookmarkStart w:id="41" w:name="_Toc182841569"/>
      <w:bookmarkStart w:id="42" w:name="_Toc182841427"/>
      <w:bookmarkStart w:id="43" w:name="_Toc182841137"/>
      <w:bookmarkStart w:id="44" w:name="_Toc182445722"/>
      <w:bookmarkStart w:id="45" w:name="_Toc170554919"/>
      <w:bookmarkStart w:id="46" w:name="_Toc170534797"/>
      <w:bookmarkStart w:id="47" w:name="_Toc170365967"/>
      <w:bookmarkStart w:id="48" w:name="_Toc170534796"/>
      <w:bookmarkStart w:id="49" w:name="_Toc170365966"/>
      <w:bookmarkStart w:id="50" w:name="__RefHeading__2012_1301962849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ins w:id="51" w:author="Douglas Junior" w:date="2015-06-17T20:36:00Z">
        <w:r>
          <w:br w:type="page"/>
        </w:r>
      </w:ins>
    </w:p>
    <w:p w14:paraId="65EF646A" w14:textId="77777777" w:rsidR="0054584C" w:rsidRPr="00253559" w:rsidRDefault="00A70E4B">
      <w:pPr>
        <w:pStyle w:val="Ttulo1"/>
        <w:jc w:val="center"/>
      </w:pPr>
      <w:r w:rsidRPr="00253559">
        <w:lastRenderedPageBreak/>
        <w:t>LISTA DE FIGURAS</w:t>
      </w:r>
    </w:p>
    <w:p w14:paraId="2BEC33B7" w14:textId="77777777" w:rsidR="0054584C" w:rsidRPr="00253559" w:rsidRDefault="0054584C">
      <w:pPr>
        <w:pStyle w:val="NormalArial"/>
        <w:spacing w:line="240" w:lineRule="auto"/>
      </w:pPr>
    </w:p>
    <w:p w14:paraId="1F88BAF7" w14:textId="77777777" w:rsidR="0054584C" w:rsidRPr="00253559" w:rsidRDefault="0054584C">
      <w:pPr>
        <w:pStyle w:val="NormalArial"/>
        <w:spacing w:line="240" w:lineRule="auto"/>
      </w:pPr>
    </w:p>
    <w:p w14:paraId="5B795425" w14:textId="77777777" w:rsidR="0054584C" w:rsidRPr="00253559" w:rsidRDefault="00A70E4B">
      <w:pPr>
        <w:pStyle w:val="IllustrationIndex1"/>
        <w:tabs>
          <w:tab w:val="right" w:leader="dot" w:pos="9071"/>
        </w:tabs>
        <w:rPr>
          <w:rStyle w:val="IndexLink"/>
        </w:rPr>
      </w:pPr>
      <w:r w:rsidRPr="00253559">
        <w:fldChar w:fldCharType="begin"/>
      </w:r>
      <w:r w:rsidRPr="00253559">
        <w:instrText>TOC \c "Figura"</w:instrText>
      </w:r>
      <w:r w:rsidRPr="00253559">
        <w:fldChar w:fldCharType="separate"/>
      </w:r>
      <w:hyperlink w:anchor="Figura!7|sequence">
        <w:r w:rsidRPr="00253559">
          <w:rPr>
            <w:rStyle w:val="IndexLink"/>
          </w:rPr>
          <w:t>Figura 1: Telas do aplicativo iFood</w:t>
        </w:r>
        <w:r w:rsidRPr="00253559">
          <w:rPr>
            <w:rStyle w:val="IndexLink"/>
          </w:rPr>
          <w:tab/>
          <w:t>12</w:t>
        </w:r>
      </w:hyperlink>
    </w:p>
    <w:p w14:paraId="589DF50B" w14:textId="77777777" w:rsidR="0054584C" w:rsidRPr="00253559" w:rsidRDefault="003241AD">
      <w:pPr>
        <w:pStyle w:val="IllustrationIndex1"/>
        <w:tabs>
          <w:tab w:val="right" w:leader="dot" w:pos="9071"/>
        </w:tabs>
        <w:rPr>
          <w:rStyle w:val="IndexLink"/>
        </w:rPr>
      </w:pPr>
      <w:hyperlink w:anchor="Figura!0|sequence">
        <w:r w:rsidR="00A70E4B" w:rsidRPr="00253559">
          <w:rPr>
            <w:rStyle w:val="IndexLink"/>
          </w:rPr>
          <w:t>Figura 2: Diagrama de classe mobile</w:t>
        </w:r>
        <w:r w:rsidR="00A70E4B" w:rsidRPr="00253559">
          <w:rPr>
            <w:rStyle w:val="IndexLink"/>
          </w:rPr>
          <w:tab/>
          <w:t>36</w:t>
        </w:r>
      </w:hyperlink>
    </w:p>
    <w:p w14:paraId="3ECE8C86" w14:textId="77777777" w:rsidR="0054584C" w:rsidRPr="00253559" w:rsidRDefault="003241AD">
      <w:pPr>
        <w:pStyle w:val="IllustrationIndex1"/>
        <w:tabs>
          <w:tab w:val="right" w:leader="dot" w:pos="9071"/>
        </w:tabs>
        <w:rPr>
          <w:rStyle w:val="IndexLink"/>
        </w:rPr>
      </w:pPr>
      <w:hyperlink w:anchor="Figura!1|sequence">
        <w:r w:rsidR="00A70E4B" w:rsidRPr="00253559">
          <w:rPr>
            <w:rStyle w:val="IndexLink"/>
          </w:rPr>
          <w:t>Figura 3: Diagrama de classe web</w:t>
        </w:r>
        <w:r w:rsidR="00A70E4B" w:rsidRPr="00253559">
          <w:rPr>
            <w:rStyle w:val="IndexLink"/>
          </w:rPr>
          <w:tab/>
          <w:t>37</w:t>
        </w:r>
      </w:hyperlink>
    </w:p>
    <w:p w14:paraId="14F1CF3E" w14:textId="77777777" w:rsidR="0054584C" w:rsidRPr="00253559" w:rsidRDefault="003241AD">
      <w:pPr>
        <w:pStyle w:val="IllustrationIndex1"/>
        <w:tabs>
          <w:tab w:val="right" w:leader="dot" w:pos="9071"/>
        </w:tabs>
        <w:rPr>
          <w:rStyle w:val="IndexLink"/>
        </w:rPr>
      </w:pPr>
      <w:hyperlink w:anchor="Figura!2|sequence">
        <w:r w:rsidR="00A70E4B" w:rsidRPr="00253559">
          <w:rPr>
            <w:rStyle w:val="IndexLink"/>
          </w:rPr>
          <w:t>Figura 4: Diagrama de caso de uso mobile</w:t>
        </w:r>
        <w:r w:rsidR="00A70E4B" w:rsidRPr="00253559">
          <w:rPr>
            <w:rStyle w:val="IndexLink"/>
          </w:rPr>
          <w:tab/>
          <w:t>38</w:t>
        </w:r>
      </w:hyperlink>
    </w:p>
    <w:p w14:paraId="1BA839D8" w14:textId="77777777" w:rsidR="0054584C" w:rsidRPr="00253559" w:rsidRDefault="003241AD">
      <w:pPr>
        <w:pStyle w:val="IllustrationIndex1"/>
        <w:tabs>
          <w:tab w:val="right" w:leader="dot" w:pos="9071"/>
        </w:tabs>
        <w:rPr>
          <w:rStyle w:val="IndexLink"/>
        </w:rPr>
      </w:pPr>
      <w:hyperlink w:anchor="Figura!3|sequence">
        <w:r w:rsidR="00A70E4B" w:rsidRPr="00253559">
          <w:rPr>
            <w:rStyle w:val="IndexLink"/>
          </w:rPr>
          <w:t>Figura 5: Diagrama de caso de uso web</w:t>
        </w:r>
        <w:r w:rsidR="00A70E4B" w:rsidRPr="00253559">
          <w:rPr>
            <w:rStyle w:val="IndexLink"/>
          </w:rPr>
          <w:tab/>
          <w:t>39</w:t>
        </w:r>
      </w:hyperlink>
    </w:p>
    <w:p w14:paraId="1FBFCF6A" w14:textId="77777777" w:rsidR="0054584C" w:rsidRPr="00253559" w:rsidRDefault="003241AD">
      <w:pPr>
        <w:pStyle w:val="IllustrationIndex1"/>
        <w:tabs>
          <w:tab w:val="right" w:leader="dot" w:pos="9071"/>
        </w:tabs>
        <w:rPr>
          <w:rStyle w:val="IndexLink"/>
        </w:rPr>
      </w:pPr>
      <w:hyperlink w:anchor="Figura!4|sequence">
        <w:r w:rsidR="00A70E4B" w:rsidRPr="00253559">
          <w:rPr>
            <w:rStyle w:val="IndexLink"/>
          </w:rPr>
          <w:t>Figura 6: Diagrama de atividade fazer pedido</w:t>
        </w:r>
        <w:r w:rsidR="00A70E4B" w:rsidRPr="00253559">
          <w:rPr>
            <w:rStyle w:val="IndexLink"/>
          </w:rPr>
          <w:tab/>
          <w:t>41</w:t>
        </w:r>
      </w:hyperlink>
    </w:p>
    <w:p w14:paraId="1C84D4F9" w14:textId="77777777" w:rsidR="0054584C" w:rsidRPr="00253559" w:rsidRDefault="003241AD">
      <w:pPr>
        <w:pStyle w:val="IllustrationIndex1"/>
        <w:tabs>
          <w:tab w:val="right" w:leader="dot" w:pos="9071"/>
        </w:tabs>
        <w:rPr>
          <w:rStyle w:val="IndexLink"/>
        </w:rPr>
      </w:pPr>
      <w:hyperlink w:anchor="Figura!5|sequence">
        <w:r w:rsidR="00A70E4B" w:rsidRPr="00253559">
          <w:rPr>
            <w:rStyle w:val="IndexLink"/>
          </w:rPr>
          <w:t>Figura 7: Diagrama de estado fazer pedido</w:t>
        </w:r>
        <w:r w:rsidR="00A70E4B" w:rsidRPr="00253559">
          <w:rPr>
            <w:rStyle w:val="IndexLink"/>
          </w:rPr>
          <w:tab/>
          <w:t>42</w:t>
        </w:r>
      </w:hyperlink>
    </w:p>
    <w:p w14:paraId="2EEB2887" w14:textId="77777777" w:rsidR="0054584C" w:rsidRPr="00253559" w:rsidRDefault="003241AD">
      <w:pPr>
        <w:pStyle w:val="IllustrationIndex1"/>
        <w:tabs>
          <w:tab w:val="right" w:leader="dot" w:pos="9071"/>
        </w:tabs>
        <w:rPr>
          <w:rStyle w:val="IndexLink"/>
        </w:rPr>
      </w:pPr>
      <w:hyperlink w:anchor="Figura!6|sequence">
        <w:r w:rsidR="00A70E4B" w:rsidRPr="00253559">
          <w:rPr>
            <w:rStyle w:val="IndexLink"/>
          </w:rPr>
          <w:t>Figura 8: Diagrama de sequência fazer pedido</w:t>
        </w:r>
        <w:r w:rsidR="00A70E4B" w:rsidRPr="00253559">
          <w:rPr>
            <w:rStyle w:val="IndexLink"/>
          </w:rPr>
          <w:tab/>
          <w:t>43</w:t>
        </w:r>
      </w:hyperlink>
      <w:r w:rsidR="00A70E4B" w:rsidRPr="00253559">
        <w:fldChar w:fldCharType="end"/>
      </w:r>
    </w:p>
    <w:p w14:paraId="0E7E953E" w14:textId="77777777" w:rsidR="0054584C" w:rsidRPr="00253559" w:rsidRDefault="0054584C">
      <w:pPr>
        <w:pStyle w:val="NormalArial"/>
        <w:spacing w:line="240" w:lineRule="auto"/>
      </w:pPr>
    </w:p>
    <w:p w14:paraId="293028F7" w14:textId="77777777" w:rsidR="0054584C" w:rsidRPr="00253559" w:rsidRDefault="00A70E4B">
      <w:pPr>
        <w:pStyle w:val="Ttulo1"/>
        <w:pageBreakBefore/>
        <w:spacing w:line="240" w:lineRule="auto"/>
        <w:jc w:val="center"/>
      </w:pPr>
      <w:bookmarkStart w:id="52" w:name="_Toc411358275"/>
      <w:bookmarkStart w:id="53" w:name="__RefHeading__2014_1301962849"/>
      <w:bookmarkEnd w:id="52"/>
      <w:bookmarkEnd w:id="53"/>
      <w:r w:rsidRPr="00253559">
        <w:lastRenderedPageBreak/>
        <w:t>LISTA DE ABREVIATURAS E SIGLAS</w:t>
      </w:r>
    </w:p>
    <w:p w14:paraId="37A06379" w14:textId="77777777" w:rsidR="0054584C" w:rsidRPr="00253559" w:rsidRDefault="0054584C">
      <w:pPr>
        <w:pStyle w:val="NormalArial"/>
        <w:jc w:val="center"/>
      </w:pPr>
    </w:p>
    <w:p w14:paraId="1F14E756" w14:textId="77777777" w:rsidR="0054584C" w:rsidRPr="00253559" w:rsidRDefault="0054584C">
      <w:pPr>
        <w:pStyle w:val="NormalArial"/>
        <w:jc w:val="center"/>
      </w:pPr>
    </w:p>
    <w:tbl>
      <w:tblPr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ook w:val="04A0" w:firstRow="1" w:lastRow="0" w:firstColumn="1" w:lastColumn="0" w:noHBand="0" w:noVBand="1"/>
      </w:tblPr>
      <w:tblGrid>
        <w:gridCol w:w="1489"/>
        <w:gridCol w:w="7688"/>
      </w:tblGrid>
      <w:tr w:rsidR="0054584C" w:rsidRPr="00253559" w14:paraId="04CD6A91" w14:textId="77777777"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FB8191" w14:textId="77777777" w:rsidR="0054584C" w:rsidRPr="00253559" w:rsidRDefault="00A70E4B">
            <w:pPr>
              <w:pStyle w:val="NormalArial"/>
              <w:jc w:val="left"/>
            </w:pPr>
            <w:r w:rsidRPr="00253559">
              <w:t>UML</w:t>
            </w:r>
          </w:p>
        </w:tc>
        <w:tc>
          <w:tcPr>
            <w:tcW w:w="76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A681C6" w14:textId="77777777" w:rsidR="0054584C" w:rsidRPr="00253559" w:rsidRDefault="00A70E4B">
            <w:pPr>
              <w:pStyle w:val="NormalArial"/>
              <w:jc w:val="left"/>
            </w:pPr>
            <w:r w:rsidRPr="00253559">
              <w:t>Unified Modeling Language</w:t>
            </w:r>
          </w:p>
        </w:tc>
      </w:tr>
      <w:tr w:rsidR="0054584C" w:rsidRPr="00253559" w14:paraId="4D00106D" w14:textId="77777777"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7DE3DD" w14:textId="77777777" w:rsidR="0054584C" w:rsidRPr="00253559" w:rsidRDefault="00A70E4B">
            <w:pPr>
              <w:pStyle w:val="NormalArial"/>
              <w:jc w:val="left"/>
            </w:pPr>
            <w:r w:rsidRPr="00253559">
              <w:t>ABNT</w:t>
            </w:r>
          </w:p>
        </w:tc>
        <w:tc>
          <w:tcPr>
            <w:tcW w:w="76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9B6F0D" w14:textId="77777777" w:rsidR="0054584C" w:rsidRPr="00253559" w:rsidRDefault="00A70E4B">
            <w:pPr>
              <w:pStyle w:val="NormalArial"/>
              <w:jc w:val="left"/>
            </w:pPr>
            <w:r w:rsidRPr="00253559">
              <w:t>Associação Brasileira de Normas Técnicas</w:t>
            </w:r>
          </w:p>
        </w:tc>
      </w:tr>
      <w:tr w:rsidR="0054584C" w:rsidRPr="00253559" w14:paraId="194F1075" w14:textId="77777777"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83031C" w14:textId="77777777" w:rsidR="0054584C" w:rsidRPr="00253559" w:rsidRDefault="00A70E4B">
            <w:pPr>
              <w:pStyle w:val="NormalArial"/>
              <w:jc w:val="left"/>
            </w:pPr>
            <w:r w:rsidRPr="00253559">
              <w:t>XML</w:t>
            </w:r>
          </w:p>
        </w:tc>
        <w:tc>
          <w:tcPr>
            <w:tcW w:w="76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1B1706" w14:textId="77777777" w:rsidR="0054584C" w:rsidRPr="00253559" w:rsidRDefault="00A70E4B">
            <w:pPr>
              <w:pStyle w:val="NormalArial"/>
              <w:jc w:val="left"/>
            </w:pPr>
            <w:r w:rsidRPr="00253559">
              <w:t>Extensible Markup Language</w:t>
            </w:r>
          </w:p>
        </w:tc>
      </w:tr>
      <w:tr w:rsidR="0054584C" w:rsidRPr="00253559" w14:paraId="51EB7E1B" w14:textId="77777777"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3712BA" w14:textId="77777777" w:rsidR="0054584C" w:rsidRPr="00253559" w:rsidRDefault="00A70E4B">
            <w:pPr>
              <w:pStyle w:val="NormalArial"/>
              <w:jc w:val="left"/>
            </w:pPr>
            <w:r w:rsidRPr="00253559">
              <w:t>AJAX</w:t>
            </w:r>
          </w:p>
        </w:tc>
        <w:tc>
          <w:tcPr>
            <w:tcW w:w="76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D62238" w14:textId="77777777" w:rsidR="0054584C" w:rsidRPr="00253559" w:rsidRDefault="00A70E4B">
            <w:pPr>
              <w:pStyle w:val="NormalArial"/>
              <w:jc w:val="left"/>
            </w:pPr>
            <w:r w:rsidRPr="00253559">
              <w:t>Asynchronous JavaScript and XML</w:t>
            </w:r>
          </w:p>
        </w:tc>
      </w:tr>
      <w:tr w:rsidR="0054584C" w:rsidRPr="00253559" w14:paraId="25ABE5F5" w14:textId="77777777"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51C1C0" w14:textId="77777777" w:rsidR="0054584C" w:rsidRPr="00253559" w:rsidRDefault="00A70E4B">
            <w:pPr>
              <w:pStyle w:val="NormalArial"/>
              <w:jc w:val="left"/>
            </w:pPr>
            <w:r w:rsidRPr="00253559">
              <w:t>PHP</w:t>
            </w:r>
          </w:p>
        </w:tc>
        <w:tc>
          <w:tcPr>
            <w:tcW w:w="76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82CAD4" w14:textId="77777777" w:rsidR="0054584C" w:rsidRPr="00253559" w:rsidRDefault="00A70E4B">
            <w:pPr>
              <w:pStyle w:val="NormalArial"/>
              <w:jc w:val="left"/>
            </w:pPr>
            <w:r w:rsidRPr="00253559">
              <w:t>PHP Hypertext Preprocessor</w:t>
            </w:r>
          </w:p>
        </w:tc>
      </w:tr>
      <w:tr w:rsidR="0054584C" w:rsidRPr="00253559" w14:paraId="4BB0DF15" w14:textId="77777777"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A1B1A8" w14:textId="77777777" w:rsidR="0054584C" w:rsidRPr="00253559" w:rsidRDefault="00A70E4B">
            <w:pPr>
              <w:pStyle w:val="NormalArial"/>
              <w:jc w:val="left"/>
            </w:pPr>
            <w:r w:rsidRPr="00253559">
              <w:t>HTML</w:t>
            </w:r>
          </w:p>
        </w:tc>
        <w:tc>
          <w:tcPr>
            <w:tcW w:w="76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296914" w14:textId="77777777" w:rsidR="0054584C" w:rsidRPr="00253559" w:rsidRDefault="00A70E4B">
            <w:pPr>
              <w:pStyle w:val="NormalArial"/>
              <w:jc w:val="left"/>
            </w:pPr>
            <w:r w:rsidRPr="00253559">
              <w:t>Hypertext Markup Language</w:t>
            </w:r>
          </w:p>
        </w:tc>
      </w:tr>
      <w:tr w:rsidR="0054584C" w:rsidRPr="00253559" w14:paraId="75FE962E" w14:textId="77777777"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6B1905" w14:textId="77777777" w:rsidR="0054584C" w:rsidRPr="00253559" w:rsidRDefault="00A70E4B">
            <w:pPr>
              <w:pStyle w:val="NormalArial"/>
              <w:jc w:val="left"/>
            </w:pPr>
            <w:r w:rsidRPr="00253559">
              <w:t>CSS</w:t>
            </w:r>
          </w:p>
        </w:tc>
        <w:tc>
          <w:tcPr>
            <w:tcW w:w="76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ABC057" w14:textId="77777777" w:rsidR="0054584C" w:rsidRPr="00253559" w:rsidRDefault="00A70E4B">
            <w:pPr>
              <w:pStyle w:val="NormalArial"/>
              <w:jc w:val="left"/>
            </w:pPr>
            <w:r w:rsidRPr="00253559">
              <w:t>Cascading Style Sheet</w:t>
            </w:r>
          </w:p>
        </w:tc>
      </w:tr>
      <w:tr w:rsidR="0054584C" w:rsidRPr="00253559" w14:paraId="5B0CE8CE" w14:textId="77777777"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D454FA" w14:textId="77777777" w:rsidR="0054584C" w:rsidRPr="00253559" w:rsidRDefault="00A70E4B">
            <w:pPr>
              <w:pStyle w:val="NormalArial"/>
              <w:jc w:val="left"/>
            </w:pPr>
            <w:r w:rsidRPr="00253559">
              <w:t>HTTP</w:t>
            </w:r>
          </w:p>
        </w:tc>
        <w:tc>
          <w:tcPr>
            <w:tcW w:w="76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CCD4CF" w14:textId="77777777" w:rsidR="0054584C" w:rsidRPr="00253559" w:rsidRDefault="00A70E4B">
            <w:pPr>
              <w:pStyle w:val="NormalArial"/>
              <w:jc w:val="left"/>
            </w:pPr>
            <w:r w:rsidRPr="00253559">
              <w:t>Hypertext Transfer Protocol</w:t>
            </w:r>
          </w:p>
        </w:tc>
      </w:tr>
      <w:tr w:rsidR="0054584C" w:rsidRPr="00253559" w14:paraId="45FF9A69" w14:textId="77777777"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4C1E59" w14:textId="77777777" w:rsidR="0054584C" w:rsidRPr="00253559" w:rsidRDefault="00A70E4B">
            <w:pPr>
              <w:pStyle w:val="NormalArial"/>
              <w:jc w:val="left"/>
            </w:pPr>
            <w:r w:rsidRPr="00253559">
              <w:t>Rest</w:t>
            </w:r>
          </w:p>
        </w:tc>
        <w:tc>
          <w:tcPr>
            <w:tcW w:w="76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350B4F" w14:textId="77777777" w:rsidR="0054584C" w:rsidRPr="00253559" w:rsidRDefault="00A70E4B">
            <w:pPr>
              <w:pStyle w:val="NormalArial"/>
              <w:jc w:val="left"/>
            </w:pPr>
            <w:r w:rsidRPr="00253559">
              <w:t>Representational State Transfer</w:t>
            </w:r>
          </w:p>
        </w:tc>
      </w:tr>
      <w:tr w:rsidR="0054584C" w:rsidRPr="00253559" w14:paraId="79FD2030" w14:textId="77777777"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D37745" w14:textId="77777777" w:rsidR="0054584C" w:rsidRPr="00253559" w:rsidRDefault="00A70E4B">
            <w:pPr>
              <w:pStyle w:val="NormalArial"/>
              <w:jc w:val="left"/>
            </w:pPr>
            <w:r w:rsidRPr="00253559">
              <w:t>MVC</w:t>
            </w:r>
          </w:p>
        </w:tc>
        <w:tc>
          <w:tcPr>
            <w:tcW w:w="76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939D0F" w14:textId="77777777" w:rsidR="0054584C" w:rsidRPr="00253559" w:rsidRDefault="00A70E4B">
            <w:pPr>
              <w:pStyle w:val="NormalArial"/>
              <w:jc w:val="left"/>
            </w:pPr>
            <w:r w:rsidRPr="00253559">
              <w:t>Model View Controller</w:t>
            </w:r>
          </w:p>
        </w:tc>
      </w:tr>
      <w:tr w:rsidR="0054584C" w:rsidRPr="00253559" w14:paraId="5993B12F" w14:textId="77777777"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C8C62C" w14:textId="77777777" w:rsidR="0054584C" w:rsidRPr="00253559" w:rsidRDefault="00A70E4B">
            <w:pPr>
              <w:pStyle w:val="NormalArial"/>
              <w:jc w:val="left"/>
            </w:pPr>
            <w:r w:rsidRPr="00253559">
              <w:t>JSON</w:t>
            </w:r>
          </w:p>
        </w:tc>
        <w:tc>
          <w:tcPr>
            <w:tcW w:w="76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67862F" w14:textId="77777777" w:rsidR="0054584C" w:rsidRPr="00253559" w:rsidRDefault="00A70E4B">
            <w:pPr>
              <w:pStyle w:val="NormalArial"/>
              <w:jc w:val="left"/>
            </w:pPr>
            <w:r w:rsidRPr="00253559">
              <w:t>JavaScript Object Notation</w:t>
            </w:r>
          </w:p>
        </w:tc>
      </w:tr>
      <w:tr w:rsidR="00D27A76" w:rsidRPr="00253559" w14:paraId="3BC6EF79" w14:textId="77777777"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1E09C7" w14:textId="77777777" w:rsidR="00D27A76" w:rsidRPr="00253559" w:rsidRDefault="00D27A76">
            <w:pPr>
              <w:pStyle w:val="NormalArial"/>
              <w:jc w:val="left"/>
            </w:pPr>
          </w:p>
        </w:tc>
        <w:tc>
          <w:tcPr>
            <w:tcW w:w="76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6A0822" w14:textId="77777777" w:rsidR="00D27A76" w:rsidRPr="00253559" w:rsidRDefault="00D27A76">
            <w:pPr>
              <w:pStyle w:val="NormalArial"/>
              <w:jc w:val="left"/>
            </w:pPr>
          </w:p>
        </w:tc>
      </w:tr>
    </w:tbl>
    <w:p w14:paraId="04B0F463" w14:textId="68CD2A50" w:rsidR="00414EF2" w:rsidRDefault="00414EF2" w:rsidP="00414EF2">
      <w:pPr>
        <w:pStyle w:val="Seo1"/>
      </w:pPr>
      <w:bookmarkStart w:id="54" w:name="_Toc296344278"/>
      <w:bookmarkStart w:id="55" w:name="_Toc411358276"/>
      <w:bookmarkEnd w:id="54"/>
      <w:bookmarkEnd w:id="55"/>
    </w:p>
    <w:p w14:paraId="21DD3AD9" w14:textId="77777777" w:rsidR="00414EF2" w:rsidRDefault="00414EF2">
      <w:pPr>
        <w:suppressAutoHyphens w:val="0"/>
        <w:spacing w:line="240" w:lineRule="auto"/>
        <w:jc w:val="left"/>
        <w:rPr>
          <w:rFonts w:cs="Arial"/>
          <w:b/>
          <w:bCs/>
          <w:sz w:val="32"/>
          <w:szCs w:val="32"/>
        </w:rPr>
      </w:pPr>
      <w:r>
        <w:br w:type="page"/>
      </w:r>
    </w:p>
    <w:p w14:paraId="12013883" w14:textId="29DC54E1" w:rsidR="0054584C" w:rsidRPr="00253559" w:rsidRDefault="00A70E4B">
      <w:pPr>
        <w:pStyle w:val="Seo1"/>
        <w:numPr>
          <w:ilvl w:val="0"/>
          <w:numId w:val="1"/>
        </w:numPr>
      </w:pPr>
      <w:r w:rsidRPr="00253559">
        <w:lastRenderedPageBreak/>
        <w:t>INTRODUÇÃO</w:t>
      </w:r>
    </w:p>
    <w:p w14:paraId="6049F5D4" w14:textId="1165D858" w:rsidR="00960567" w:rsidRDefault="00A70E4B" w:rsidP="006C4123">
      <w:r w:rsidRPr="00253559">
        <w:tab/>
        <w:t>A tecnologia evolui constantemente a cada ano, todos os dias são novos recursos e descobertas feitas que nos possibilitam entre muitas outras coisas, a automatização de tarefas do nosso cotidiano. A empresa para o a qual se destina este projeto, trabalha com a montagem, venda e entrega de comida, no entanto a necessidade de proporcionar um serviço rápido e de qualidade foi optado pelo desenvolvimento de um sistema que controle as tarefas relacionadas e este servi</w:t>
      </w:r>
      <w:r w:rsidR="00414EF2">
        <w:t>ço.</w:t>
      </w:r>
    </w:p>
    <w:p w14:paraId="7DB12F05" w14:textId="77777777" w:rsidR="00414EF2" w:rsidRPr="00253559" w:rsidDel="00AA5C3B" w:rsidRDefault="00414EF2" w:rsidP="00414EF2">
      <w:pPr>
        <w:rPr>
          <w:del w:id="56" w:author="User" w:date="2015-06-18T01:49:00Z"/>
        </w:rPr>
      </w:pPr>
    </w:p>
    <w:p w14:paraId="1268E5FB" w14:textId="77777777" w:rsidR="0054584C" w:rsidRDefault="00A70E4B" w:rsidP="006C4123">
      <w:pPr>
        <w:rPr>
          <w:ins w:id="57" w:author="Douglas Junior" w:date="2015-06-17T20:39:00Z"/>
        </w:rPr>
      </w:pPr>
      <w:del w:id="58" w:author="User" w:date="2015-06-18T01:49:00Z">
        <w:r w:rsidRPr="00253559" w:rsidDel="00AA5C3B">
          <w:tab/>
        </w:r>
      </w:del>
      <w:r w:rsidRPr="00253559">
        <w:t>O sistema FastFood Delivery é composto por dois softwares para gerenciamento de funcionários, produtos disponíveis, itens adicionais e bebidas. Para a empresa, será utilizado o sistema desenvolvido com tecnologia web, que pode ser acessada de qualquer dispositivo que tenha uma conexão com a internet e um navegador. Para o fazer pedidos estará disponível o aplicativo desenvolvido em plataforma Android, utilizando a linguagem de programação Java, e recursos de Geolocalização e identificação do cliente.</w:t>
      </w:r>
    </w:p>
    <w:p w14:paraId="079839EC" w14:textId="26B298BF" w:rsidR="00D27A76" w:rsidRDefault="00D27A76" w:rsidP="006874A5">
      <w:pPr>
        <w:pStyle w:val="Seo1"/>
        <w:outlineLvl w:val="9"/>
        <w:rPr>
          <w:ins w:id="59" w:author="Douglas Junior" w:date="2015-06-17T20:39:00Z"/>
          <w:b w:val="0"/>
          <w:bCs w:val="0"/>
          <w:sz w:val="24"/>
          <w:szCs w:val="24"/>
        </w:rPr>
      </w:pPr>
      <w:ins w:id="60" w:author="Douglas Junior" w:date="2015-06-17T20:39:00Z">
        <w:r>
          <w:rPr>
            <w:b w:val="0"/>
            <w:bCs w:val="0"/>
            <w:sz w:val="24"/>
            <w:szCs w:val="24"/>
          </w:rPr>
          <w:br w:type="page"/>
        </w:r>
      </w:ins>
    </w:p>
    <w:p w14:paraId="5D4B9703" w14:textId="77777777" w:rsidR="0054584C" w:rsidRPr="00253559" w:rsidRDefault="00A70E4B">
      <w:pPr>
        <w:pStyle w:val="Seo1"/>
        <w:numPr>
          <w:ilvl w:val="0"/>
          <w:numId w:val="1"/>
        </w:numPr>
      </w:pPr>
      <w:r w:rsidRPr="00253559">
        <w:lastRenderedPageBreak/>
        <w:t>JUSTIFICATIVA</w:t>
      </w:r>
    </w:p>
    <w:p w14:paraId="37ED3D36" w14:textId="02AAA293" w:rsidR="0054584C" w:rsidRPr="00253559" w:rsidRDefault="00A70E4B" w:rsidP="00AA5C3B">
      <w:r w:rsidRPr="00253559">
        <w:tab/>
        <w:t>O método tradicional de ligações telefônicas utilizado para pedido de comida causa um certo transtorno tanto para o cliente</w:t>
      </w:r>
      <w:r w:rsidR="008827B1">
        <w:t>,</w:t>
      </w:r>
      <w:r w:rsidRPr="00253559">
        <w:t xml:space="preserve"> que não consegue obter informações muito detalhadas </w:t>
      </w:r>
      <w:r w:rsidRPr="00F809CE">
        <w:t>do</w:t>
      </w:r>
      <w:r w:rsidR="00F809CE" w:rsidRPr="00F809CE">
        <w:t>s</w:t>
      </w:r>
      <w:r w:rsidRPr="00253559">
        <w:t xml:space="preserve"> produtos, como para o atendente que necessita constantemente informar preços dos produtos, entre outras informações podendo aumentar consideravelmente o custo da ligação dependente do estado e empresa de telefonia.</w:t>
      </w:r>
    </w:p>
    <w:p w14:paraId="23520268" w14:textId="672B9F5E" w:rsidR="0054584C" w:rsidRPr="00253559" w:rsidRDefault="00A70E4B" w:rsidP="00AA5C3B">
      <w:r w:rsidRPr="00253559">
        <w:tab/>
        <w:t xml:space="preserve">O software proposto por este trabalho possibilita a empresa oferecer uma melhor experiência para o cliente na hora de fazer o pedido. A interface do sistema para Android de fácil manuseio faz com que em poucos passos o pedido seja registrado e enviado para o </w:t>
      </w:r>
      <w:r w:rsidR="00362CA0" w:rsidRPr="00F809CE">
        <w:t>início</w:t>
      </w:r>
      <w:r w:rsidRPr="00253559">
        <w:t xml:space="preserve"> a produção.</w:t>
      </w:r>
    </w:p>
    <w:p w14:paraId="1C3315B1" w14:textId="5FDA52BE" w:rsidR="00810497" w:rsidDel="00942811" w:rsidRDefault="00810497" w:rsidP="00810497">
      <w:pPr>
        <w:pStyle w:val="Seo1"/>
        <w:outlineLvl w:val="9"/>
        <w:rPr>
          <w:ins w:id="61" w:author="Douglas Junior" w:date="2015-06-17T20:40:00Z"/>
          <w:del w:id="62" w:author="User" w:date="2015-06-18T01:06:00Z"/>
        </w:rPr>
      </w:pPr>
      <w:ins w:id="63" w:author="Douglas Junior" w:date="2015-06-17T20:40:00Z">
        <w:r>
          <w:br w:type="page"/>
        </w:r>
      </w:ins>
    </w:p>
    <w:p w14:paraId="12F5FF10" w14:textId="77777777" w:rsidR="00495B8A" w:rsidRDefault="00A70E4B" w:rsidP="00942811">
      <w:pPr>
        <w:pStyle w:val="Seo1"/>
        <w:numPr>
          <w:ilvl w:val="0"/>
          <w:numId w:val="1"/>
        </w:numPr>
      </w:pPr>
      <w:r w:rsidRPr="00B44630">
        <w:lastRenderedPageBreak/>
        <w:t>OBJETIVOS</w:t>
      </w:r>
    </w:p>
    <w:p w14:paraId="30AB91E5" w14:textId="429E9279" w:rsidR="00E47194" w:rsidRDefault="00E47194" w:rsidP="00495B8A">
      <w:pPr>
        <w:pStyle w:val="Seo1"/>
        <w:numPr>
          <w:ilvl w:val="1"/>
          <w:numId w:val="1"/>
        </w:numPr>
      </w:pPr>
      <w:r>
        <w:t>Objetivos Gerais</w:t>
      </w:r>
    </w:p>
    <w:p w14:paraId="34DAFE8A" w14:textId="48D70100" w:rsidR="000D0313" w:rsidRDefault="000D0313" w:rsidP="0088591C">
      <w:pPr>
        <w:ind w:left="360" w:firstLine="348"/>
      </w:pPr>
      <w:r w:rsidRPr="00253559">
        <w:t>O software tem como principal objetivo agilizar o pedido, exibindo para o cliente o cardápio e detalhes completos dos produtos disponíveis para compra. A agilidade na entrega dos produtos é garantida com as informações que são obtidas do usuário na hora da realização do pedido, informações como endereço para entrega e telefone do cliente são obtidos automaticamente pelo aplicativo ao finalizar o pedido.</w:t>
      </w:r>
    </w:p>
    <w:p w14:paraId="6A79BCDF" w14:textId="1A8C8DB1" w:rsidR="000D0313" w:rsidRDefault="000D0313" w:rsidP="00495B8A">
      <w:pPr>
        <w:pStyle w:val="Seo1"/>
        <w:numPr>
          <w:ilvl w:val="1"/>
          <w:numId w:val="1"/>
        </w:numPr>
      </w:pPr>
      <w:r>
        <w:t>Objetivos Específicos</w:t>
      </w:r>
    </w:p>
    <w:p w14:paraId="042D087A" w14:textId="77777777" w:rsidR="00614A7C" w:rsidRDefault="00614A7C" w:rsidP="00C53746">
      <w:pPr>
        <w:ind w:left="360" w:firstLine="348"/>
        <w:rPr>
          <w:ins w:id="64" w:author="User" w:date="2015-06-18T01:50:00Z"/>
        </w:rPr>
      </w:pPr>
      <w:r w:rsidRPr="00C53746">
        <w:rPr>
          <w:b/>
        </w:rPr>
        <w:t>Sistema de rotas</w:t>
      </w:r>
      <w:r w:rsidRPr="00253559">
        <w:t xml:space="preserve"> – Recurso projetado para tornar, principalmente a entrega do pedido mais rápida. Através da identificação automática do cliente através da tecnologia de GPS e sistema de mapeamento do Google Maps, são calculadas as possíveis rotas que podem ser desenvolvidas pelo entregador para entrega do produto.</w:t>
      </w:r>
    </w:p>
    <w:p w14:paraId="65717283" w14:textId="77777777" w:rsidR="00FF6656" w:rsidRDefault="00FF6656" w:rsidP="00C53746">
      <w:pPr>
        <w:ind w:left="360" w:firstLine="348"/>
      </w:pPr>
    </w:p>
    <w:p w14:paraId="20FD4485" w14:textId="7E0743EC" w:rsidR="006320A4" w:rsidRDefault="00210870" w:rsidP="00C53746">
      <w:pPr>
        <w:ind w:left="360" w:firstLine="348"/>
        <w:rPr>
          <w:ins w:id="65" w:author="User" w:date="2015-06-18T01:51:00Z"/>
        </w:rPr>
      </w:pPr>
      <w:r w:rsidRPr="00C53746">
        <w:rPr>
          <w:b/>
        </w:rPr>
        <w:t>Sistema de votação</w:t>
      </w:r>
      <w:r w:rsidRPr="00FF6656">
        <w:t xml:space="preserve"> – A classificação da qualidade de um produto está disponível no aplicativo, para que o cliente possa avaliar e enviar um feedback para o dono do estabelecimento, informando o quão satisfeito ele ficou com o produto, e caso necessite, é possível e</w:t>
      </w:r>
      <w:r w:rsidRPr="005558A1">
        <w:t>nviar também um comentário com sugestões e críticas.</w:t>
      </w:r>
    </w:p>
    <w:p w14:paraId="4C42F2FE" w14:textId="77777777" w:rsidR="00FF6656" w:rsidRPr="00FF6656" w:rsidRDefault="00FF6656" w:rsidP="00C53746">
      <w:pPr>
        <w:ind w:left="360" w:firstLine="348"/>
      </w:pPr>
    </w:p>
    <w:p w14:paraId="2199A9AA" w14:textId="055DD78B" w:rsidR="00462373" w:rsidRPr="00C53746" w:rsidRDefault="00462373" w:rsidP="0087513D">
      <w:pPr>
        <w:ind w:left="360" w:firstLine="348"/>
        <w:rPr>
          <w:bCs/>
        </w:rPr>
      </w:pPr>
      <w:r w:rsidRPr="00C53746">
        <w:rPr>
          <w:b/>
        </w:rPr>
        <w:t>Favoritos</w:t>
      </w:r>
      <w:r w:rsidRPr="005558A1">
        <w:t xml:space="preserve"> –</w:t>
      </w:r>
      <w:r w:rsidRPr="00C53746">
        <w:t xml:space="preserve"> Em alguns casos específicos, o cliente tem a vontade de personalizar os produtos da lista, inserindo ou removendo itens que compõem a comida.</w:t>
      </w:r>
      <w:r w:rsidR="00A67309" w:rsidRPr="00C53746">
        <w:t xml:space="preserve"> A repetição desta tarefa é um tanto quanto incômoda, e é este o problema que o módulo de favoritos resolve. Ao fim do processo, o cliente pode marcar o produto final aos seus favoritos, tendo assim todas as particularidades previamente definidas de forma fácil e rápida para incluir em pedidos futuros.</w:t>
      </w:r>
    </w:p>
    <w:p w14:paraId="686125FB" w14:textId="77777777" w:rsidR="0054584C" w:rsidRPr="00253559" w:rsidRDefault="00A70E4B" w:rsidP="00D17F9D">
      <w:pPr>
        <w:pStyle w:val="Seo1"/>
        <w:pageBreakBefore/>
        <w:numPr>
          <w:ilvl w:val="0"/>
          <w:numId w:val="1"/>
        </w:numPr>
      </w:pPr>
      <w:bookmarkStart w:id="66" w:name="_Toc411358277"/>
      <w:bookmarkStart w:id="67" w:name="_Toc296344283"/>
      <w:bookmarkStart w:id="68" w:name="_Toc296344284"/>
      <w:bookmarkEnd w:id="66"/>
      <w:bookmarkEnd w:id="67"/>
      <w:bookmarkEnd w:id="68"/>
      <w:r w:rsidRPr="00253559">
        <w:lastRenderedPageBreak/>
        <w:t>DESCRIÇÃO DA EMPRESA</w:t>
      </w:r>
    </w:p>
    <w:p w14:paraId="055E90FC" w14:textId="1AE60FB6" w:rsidR="005F69C9" w:rsidRPr="00D80292" w:rsidRDefault="00A70E4B" w:rsidP="001B7ED6">
      <w:pPr>
        <w:ind w:firstLine="360"/>
      </w:pPr>
      <w:r w:rsidRPr="00253559">
        <w:t xml:space="preserve">A empresa ainda não inaugurada, iniciará suas atividades após a conclusão do aplicativo FastFood Delivery. A mesma vai atuar no mercado com a montagem e entrega de comida pronta a domicílio. </w:t>
      </w:r>
    </w:p>
    <w:p w14:paraId="42D1D246" w14:textId="77777777" w:rsidR="0054584C" w:rsidRPr="00253559" w:rsidRDefault="00A70E4B" w:rsidP="00D7243A">
      <w:pPr>
        <w:pStyle w:val="Seo1"/>
        <w:pageBreakBefore/>
        <w:numPr>
          <w:ilvl w:val="0"/>
          <w:numId w:val="1"/>
        </w:numPr>
      </w:pPr>
      <w:bookmarkStart w:id="69" w:name="_Toc411358278"/>
      <w:bookmarkStart w:id="70" w:name="_Toc296344288"/>
      <w:bookmarkEnd w:id="69"/>
      <w:bookmarkEnd w:id="70"/>
      <w:r w:rsidRPr="00253559">
        <w:lastRenderedPageBreak/>
        <w:t>SISTEMAS SIMILARES</w:t>
      </w:r>
    </w:p>
    <w:p w14:paraId="067C962F" w14:textId="77777777" w:rsidR="0054584C" w:rsidRPr="00253559" w:rsidRDefault="00A70E4B" w:rsidP="001B7ED6">
      <w:pPr>
        <w:pStyle w:val="Seo1"/>
        <w:numPr>
          <w:ilvl w:val="1"/>
          <w:numId w:val="1"/>
        </w:numPr>
        <w:outlineLvl w:val="1"/>
        <w:rPr>
          <w:sz w:val="28"/>
          <w:szCs w:val="28"/>
        </w:rPr>
      </w:pPr>
      <w:r w:rsidRPr="00253559">
        <w:rPr>
          <w:sz w:val="28"/>
          <w:szCs w:val="28"/>
        </w:rPr>
        <w:t>iFood</w:t>
      </w:r>
    </w:p>
    <w:p w14:paraId="199939B6" w14:textId="526AD9A3" w:rsidR="00B52A07" w:rsidRPr="00253559" w:rsidDel="00B52A07" w:rsidRDefault="00A70E4B" w:rsidP="005422F6">
      <w:pPr>
        <w:ind w:left="360" w:firstLine="348"/>
        <w:rPr>
          <w:del w:id="71" w:author="User" w:date="2015-06-18T01:32:00Z"/>
        </w:rPr>
      </w:pPr>
      <w:r w:rsidRPr="00253559">
        <w:t>Aplicativo desenvolvido</w:t>
      </w:r>
      <w:r w:rsidR="001A1B9D">
        <w:t xml:space="preserve"> pela empresa</w:t>
      </w:r>
      <w:r w:rsidRPr="00253559">
        <w:t xml:space="preserve"> para fins semelhantes, conta co</w:t>
      </w:r>
      <w:r w:rsidR="006C4123">
        <w:t xml:space="preserve">m opções de </w:t>
      </w:r>
      <w:r w:rsidRPr="00253559">
        <w:t>localização do estabelecimento automaticamen</w:t>
      </w:r>
      <w:r w:rsidR="006C4123">
        <w:t xml:space="preserve">te de acordo com a localização </w:t>
      </w:r>
      <w:r w:rsidRPr="00253559">
        <w:t>atual usuário, disponibiliza também o ca</w:t>
      </w:r>
      <w:r w:rsidR="006C4123">
        <w:t xml:space="preserve">dastro de vários endereços pelo </w:t>
      </w:r>
      <w:r w:rsidRPr="00253559">
        <w:t>cliente.</w:t>
      </w:r>
    </w:p>
    <w:p w14:paraId="5B84E53B" w14:textId="30BF8326" w:rsidR="0054584C" w:rsidRPr="00253559" w:rsidRDefault="00BD383A" w:rsidP="00BD383A">
      <w:pPr>
        <w:pStyle w:val="Seo1"/>
        <w:outlineLvl w:val="9"/>
      </w:pPr>
      <w:del w:id="72" w:author="User" w:date="2015-06-18T00:57:00Z">
        <w:r w:rsidDel="00BD383A">
          <w:pict w14:anchorId="3869B611">
            <v:rect id="_x0000_s1027" style="position:absolute;left:0;text-align:left;margin-left:19.2pt;margin-top:81.15pt;width:294.1pt;height:195.25pt;z-index:251658752;mso-wrap-distance-left:0;mso-wrap-distance-top:0;mso-wrap-distance-right:0;mso-wrap-distance-bottom:0">
              <v:textbox style="mso-next-textbox:#_x0000_s1027" inset="0,0,0,0">
                <w:txbxContent>
                  <w:p w14:paraId="041FA53F" w14:textId="1538E4F7" w:rsidR="003241AD" w:rsidRDefault="003241AD">
                    <w:pPr>
                      <w:pStyle w:val="Figura"/>
                    </w:pPr>
                    <w:r>
                      <w:t xml:space="preserve"> </w:t>
                    </w:r>
                    <w:del w:id="73" w:author="User" w:date="2015-06-18T00:57:00Z">
                      <w:r w:rsidDel="00BD383A">
                        <w:rPr>
                          <w:noProof/>
                        </w:rPr>
                        <w:drawing>
                          <wp:inline distT="0" distB="0" distL="0" distR="0" wp14:anchorId="63CAB32F" wp14:editId="776EE5AC">
                            <wp:extent cx="5760085" cy="3366135"/>
                            <wp:effectExtent l="0" t="0" r="0" b="0"/>
                            <wp:docPr id="60" name="Imagem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33661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del>
                    <w:del w:id="74" w:author="User" w:date="2015-06-18T00:59:00Z">
                      <w:r w:rsidDel="00BD383A">
                        <w:fldChar w:fldCharType="begin"/>
                      </w:r>
                      <w:r w:rsidDel="00BD383A">
                        <w:delInstrText>SEQ "Figura" \*Arabic</w:delInstrText>
                      </w:r>
                      <w:r w:rsidDel="00BD383A">
                        <w:fldChar w:fldCharType="separate"/>
                      </w:r>
                      <w:r w:rsidDel="00BD383A">
                        <w:delText>1</w:delText>
                      </w:r>
                      <w:r w:rsidDel="00BD383A">
                        <w:fldChar w:fldCharType="end"/>
                      </w:r>
                      <w:r w:rsidDel="00BD383A">
                        <w:delText>: Telas do apl</w:delText>
                      </w:r>
                    </w:del>
                    <w:r>
                      <w:t>icativo iFood</w:t>
                    </w:r>
                  </w:p>
                </w:txbxContent>
              </v:textbox>
              <w10:wrap type="square" side="largest"/>
            </v:rect>
          </w:pict>
        </w:r>
      </w:del>
    </w:p>
    <w:p w14:paraId="040408DE" w14:textId="4968E1C7" w:rsidR="000B58AA" w:rsidRPr="00253559" w:rsidRDefault="000B58AA" w:rsidP="00D619BB">
      <w:pPr>
        <w:pStyle w:val="Seo1"/>
        <w:pageBreakBefore/>
        <w:numPr>
          <w:ilvl w:val="0"/>
          <w:numId w:val="1"/>
        </w:numPr>
      </w:pPr>
      <w:r>
        <w:lastRenderedPageBreak/>
        <w:t>ENGENHARIA DE REQUISITOS</w:t>
      </w:r>
    </w:p>
    <w:p w14:paraId="59289C83" w14:textId="09C2A2CF" w:rsidR="00AF10E8" w:rsidRDefault="00146B81" w:rsidP="0087513D">
      <w:pPr>
        <w:pStyle w:val="Seo1"/>
        <w:numPr>
          <w:ilvl w:val="1"/>
          <w:numId w:val="1"/>
        </w:numPr>
        <w:rPr>
          <w:bCs w:val="0"/>
        </w:rPr>
      </w:pPr>
      <w:r>
        <w:rPr>
          <w:bCs w:val="0"/>
        </w:rPr>
        <w:t>REQUISITOS FUNCIONAIS</w:t>
      </w:r>
    </w:p>
    <w:p w14:paraId="642470CF" w14:textId="54A2F26F" w:rsidR="0087513D" w:rsidRDefault="0087513D" w:rsidP="0087513D">
      <w:pPr>
        <w:ind w:left="360" w:firstLine="348"/>
      </w:pPr>
      <w:r w:rsidRPr="0087513D">
        <w:t>O projeto é integrado por dois sistemas, para administração está o sistema web, gerenciando os dados como produtos, funcionários, usuários e permissões, controle de pedidos e entregas, assim como o cadastramento de todos os produtos e categorias do cardápio que estará disponível para acesso pelo cliente do aplicativo.</w:t>
      </w:r>
    </w:p>
    <w:p w14:paraId="6BB1C0E3" w14:textId="77777777" w:rsidR="00587086" w:rsidRDefault="00587086" w:rsidP="0087513D">
      <w:pPr>
        <w:ind w:left="360" w:firstLine="348"/>
      </w:pPr>
    </w:p>
    <w:p w14:paraId="2BA75F37" w14:textId="79C34962" w:rsidR="0090015D" w:rsidRDefault="0090015D" w:rsidP="0090015D">
      <w:pPr>
        <w:pStyle w:val="PargrafodaLista"/>
        <w:numPr>
          <w:ilvl w:val="2"/>
          <w:numId w:val="1"/>
        </w:numPr>
        <w:rPr>
          <w:rFonts w:ascii="Arial" w:hAnsi="Arial" w:cs="Arial"/>
          <w:b/>
          <w:sz w:val="28"/>
          <w:szCs w:val="28"/>
        </w:rPr>
      </w:pPr>
      <w:r w:rsidRPr="00587086">
        <w:rPr>
          <w:rFonts w:ascii="Arial" w:hAnsi="Arial" w:cs="Arial"/>
          <w:b/>
          <w:sz w:val="28"/>
          <w:szCs w:val="28"/>
        </w:rPr>
        <w:t>Sistema Web</w:t>
      </w:r>
    </w:p>
    <w:p w14:paraId="1D41B649" w14:textId="158D3014" w:rsidR="00587086" w:rsidRDefault="00183265" w:rsidP="00183265">
      <w:pPr>
        <w:ind w:left="708" w:firstLine="516"/>
      </w:pPr>
      <w:r w:rsidRPr="00183265">
        <w:t xml:space="preserve">RF01 – </w:t>
      </w:r>
      <w:r w:rsidRPr="00183265">
        <w:rPr>
          <w:b/>
        </w:rPr>
        <w:t>Gerenciamento de usuários</w:t>
      </w:r>
      <w:r w:rsidRPr="00183265">
        <w:t xml:space="preserve"> – Cadastro, alteração e exclusão de usuários do estabelecimento e definição de permissões.</w:t>
      </w:r>
    </w:p>
    <w:p w14:paraId="2FE7B876" w14:textId="77777777" w:rsidR="00183265" w:rsidRDefault="00183265" w:rsidP="00183265">
      <w:pPr>
        <w:ind w:left="708" w:firstLine="516"/>
      </w:pPr>
    </w:p>
    <w:p w14:paraId="3C26699C" w14:textId="56E525CB" w:rsidR="00183265" w:rsidRDefault="00183265" w:rsidP="00183265">
      <w:pPr>
        <w:ind w:left="708" w:firstLine="516"/>
      </w:pPr>
      <w:r w:rsidRPr="00183265">
        <w:t xml:space="preserve">RF02 – </w:t>
      </w:r>
      <w:r w:rsidRPr="00E744AC">
        <w:rPr>
          <w:b/>
        </w:rPr>
        <w:t>Gerenciamento de categorias</w:t>
      </w:r>
      <w:r w:rsidRPr="00183265">
        <w:t xml:space="preserve"> – A categorização dos produtos é feita pelo gerente no cadastramento das informações que serão disponibilizadas no aplicativo.</w:t>
      </w:r>
    </w:p>
    <w:p w14:paraId="2A631AFB" w14:textId="77777777" w:rsidR="00E744AC" w:rsidRDefault="00E744AC" w:rsidP="00183265">
      <w:pPr>
        <w:ind w:left="708" w:firstLine="516"/>
      </w:pPr>
    </w:p>
    <w:p w14:paraId="370ED16C" w14:textId="588FC8D8" w:rsidR="00E744AC" w:rsidRDefault="00E744AC" w:rsidP="00183265">
      <w:pPr>
        <w:ind w:left="708" w:firstLine="516"/>
      </w:pPr>
      <w:r w:rsidRPr="00E744AC">
        <w:t xml:space="preserve">RF03 – </w:t>
      </w:r>
      <w:r w:rsidRPr="00E744AC">
        <w:rPr>
          <w:b/>
        </w:rPr>
        <w:t>Gerenciamento de produtos</w:t>
      </w:r>
      <w:r w:rsidRPr="00E744AC">
        <w:t xml:space="preserve"> – Todos os produtos do sistema são manipulados pelo gerente, sendo separados por categoria.</w:t>
      </w:r>
    </w:p>
    <w:p w14:paraId="6E8A44CA" w14:textId="77777777" w:rsidR="001B46F8" w:rsidRDefault="001B46F8" w:rsidP="00183265">
      <w:pPr>
        <w:ind w:left="708" w:firstLine="516"/>
      </w:pPr>
    </w:p>
    <w:p w14:paraId="497DF6AA" w14:textId="6EA2139F" w:rsidR="001B46F8" w:rsidRDefault="001B46F8" w:rsidP="00183265">
      <w:pPr>
        <w:ind w:left="708" w:firstLine="516"/>
      </w:pPr>
      <w:r w:rsidRPr="001B46F8">
        <w:t xml:space="preserve">RF04 – </w:t>
      </w:r>
      <w:r w:rsidRPr="002D69DC">
        <w:rPr>
          <w:b/>
        </w:rPr>
        <w:t>Gerenciamento de Itens</w:t>
      </w:r>
      <w:r w:rsidRPr="001B46F8">
        <w:t xml:space="preserve"> – Estes são os ingredientes que compõem o produto como um todo, estes itens são cadastrados com nome e quantidade utilizada no produto, podendo ser adicionado ou removido ao produto na hora do pedido.</w:t>
      </w:r>
    </w:p>
    <w:p w14:paraId="415B8655" w14:textId="77777777" w:rsidR="00B36454" w:rsidRDefault="00B36454" w:rsidP="00183265">
      <w:pPr>
        <w:ind w:left="708" w:firstLine="516"/>
      </w:pPr>
    </w:p>
    <w:p w14:paraId="6F3D3F78" w14:textId="3CD96500" w:rsidR="00B36454" w:rsidRDefault="00B36454" w:rsidP="00183265">
      <w:pPr>
        <w:ind w:left="708" w:firstLine="516"/>
      </w:pPr>
      <w:r w:rsidRPr="00B36454">
        <w:t xml:space="preserve">RF05 – </w:t>
      </w:r>
      <w:r w:rsidRPr="00B36454">
        <w:rPr>
          <w:b/>
        </w:rPr>
        <w:t>Gerenciamento de clientes</w:t>
      </w:r>
      <w:r w:rsidRPr="00B36454">
        <w:t xml:space="preserve"> – Visualização e alteração de clientes que se cadastraram pelo aplicativo.</w:t>
      </w:r>
    </w:p>
    <w:p w14:paraId="7B048D15" w14:textId="77777777" w:rsidR="00B36454" w:rsidRDefault="00B36454" w:rsidP="00183265">
      <w:pPr>
        <w:ind w:left="708" w:firstLine="516"/>
      </w:pPr>
    </w:p>
    <w:p w14:paraId="78A567E5" w14:textId="1822463E" w:rsidR="00B36454" w:rsidRDefault="00B36454" w:rsidP="00183265">
      <w:pPr>
        <w:ind w:left="708" w:firstLine="516"/>
      </w:pPr>
      <w:r w:rsidRPr="00B36454">
        <w:t xml:space="preserve">RF06 – </w:t>
      </w:r>
      <w:r w:rsidRPr="00BB2C77">
        <w:rPr>
          <w:b/>
        </w:rPr>
        <w:t>Gerenciamento de pedidos</w:t>
      </w:r>
      <w:r w:rsidRPr="00B36454">
        <w:t xml:space="preserve"> – Visualização e controle dos pedidos realizados pelo aplicativo. Os pedidos podem ser marcados como concluído ou entregue, armazenando informações de tempo de produção e entrega para obtenção de relatórios posteriormente.</w:t>
      </w:r>
    </w:p>
    <w:p w14:paraId="35E8E0E3" w14:textId="77777777" w:rsidR="002F224F" w:rsidRDefault="002F224F" w:rsidP="00183265">
      <w:pPr>
        <w:ind w:left="708" w:firstLine="516"/>
      </w:pPr>
    </w:p>
    <w:p w14:paraId="5FF650CC" w14:textId="391DF067" w:rsidR="009326E8" w:rsidRDefault="002F224F" w:rsidP="006D10FF">
      <w:pPr>
        <w:ind w:left="708" w:firstLine="516"/>
      </w:pPr>
      <w:r w:rsidRPr="002F224F">
        <w:t xml:space="preserve">RF07 – </w:t>
      </w:r>
      <w:r w:rsidRPr="009326E8">
        <w:rPr>
          <w:b/>
        </w:rPr>
        <w:t>Sistema de rota</w:t>
      </w:r>
      <w:r w:rsidRPr="002F224F">
        <w:t xml:space="preserve"> – É mostrado nos detalhes do pedido num mapa com a localização do cliente e rota para entrega auxiliando o entregador na procura pelo endereço fornecido.</w:t>
      </w:r>
    </w:p>
    <w:p w14:paraId="647A1FE4" w14:textId="77777777" w:rsidR="00183265" w:rsidRPr="00183265" w:rsidRDefault="00183265" w:rsidP="00183265">
      <w:pPr>
        <w:ind w:left="708" w:firstLine="516"/>
      </w:pPr>
    </w:p>
    <w:p w14:paraId="1C54BC2A" w14:textId="53E3224C" w:rsidR="0090015D" w:rsidRDefault="0090015D" w:rsidP="0090015D">
      <w:pPr>
        <w:pStyle w:val="PargrafodaLista"/>
        <w:numPr>
          <w:ilvl w:val="2"/>
          <w:numId w:val="1"/>
        </w:numPr>
        <w:rPr>
          <w:rFonts w:ascii="Arial" w:hAnsi="Arial" w:cs="Arial"/>
          <w:b/>
          <w:sz w:val="28"/>
          <w:szCs w:val="28"/>
        </w:rPr>
      </w:pPr>
      <w:r w:rsidRPr="00587086">
        <w:rPr>
          <w:rFonts w:ascii="Arial" w:hAnsi="Arial" w:cs="Arial"/>
          <w:b/>
          <w:sz w:val="28"/>
          <w:szCs w:val="28"/>
        </w:rPr>
        <w:t>Sistema Mobile</w:t>
      </w:r>
    </w:p>
    <w:p w14:paraId="428AE430" w14:textId="0AA46654" w:rsidR="009326E8" w:rsidRDefault="009326E8" w:rsidP="009326E8">
      <w:pPr>
        <w:ind w:left="720" w:firstLine="504"/>
        <w:rPr>
          <w:rFonts w:cs="Arial"/>
        </w:rPr>
      </w:pPr>
      <w:r w:rsidRPr="009326E8">
        <w:rPr>
          <w:rFonts w:cs="Arial"/>
        </w:rPr>
        <w:t xml:space="preserve">RF01 – </w:t>
      </w:r>
      <w:r w:rsidRPr="009326E8">
        <w:rPr>
          <w:rFonts w:cs="Arial"/>
          <w:b/>
        </w:rPr>
        <w:t>Personalização do pedido</w:t>
      </w:r>
      <w:r w:rsidRPr="009326E8">
        <w:rPr>
          <w:rFonts w:cs="Arial"/>
        </w:rPr>
        <w:t xml:space="preserve"> – Após a escolha do produto, o cliente pode personalizá-lo escolhendo quais itens deseja adicionar ao seu produto.</w:t>
      </w:r>
    </w:p>
    <w:p w14:paraId="165CD811" w14:textId="77777777" w:rsidR="00C464CB" w:rsidRDefault="00C464CB" w:rsidP="009326E8">
      <w:pPr>
        <w:ind w:left="720" w:firstLine="504"/>
        <w:rPr>
          <w:rFonts w:cs="Arial"/>
        </w:rPr>
      </w:pPr>
    </w:p>
    <w:p w14:paraId="2E66A8AD" w14:textId="1A9EB27E" w:rsidR="00C464CB" w:rsidRDefault="00C464CB" w:rsidP="009326E8">
      <w:pPr>
        <w:ind w:left="720" w:firstLine="504"/>
        <w:rPr>
          <w:rFonts w:cs="Arial"/>
        </w:rPr>
      </w:pPr>
      <w:r w:rsidRPr="00C464CB">
        <w:rPr>
          <w:rFonts w:cs="Arial"/>
        </w:rPr>
        <w:t xml:space="preserve">RF02 – </w:t>
      </w:r>
      <w:r w:rsidRPr="007056ED">
        <w:rPr>
          <w:rFonts w:cs="Arial"/>
          <w:b/>
        </w:rPr>
        <w:t>Identificação do cliente</w:t>
      </w:r>
      <w:r w:rsidRPr="00C464CB">
        <w:rPr>
          <w:rFonts w:cs="Arial"/>
        </w:rPr>
        <w:t xml:space="preserve"> – Geolocalização e mapeamento ajudam na localização e identificação do cliente para tornar a entrega mais fácil e rápida.</w:t>
      </w:r>
    </w:p>
    <w:p w14:paraId="4F122BD9" w14:textId="77777777" w:rsidR="00CC66AA" w:rsidRDefault="00CC66AA" w:rsidP="009326E8">
      <w:pPr>
        <w:ind w:left="720" w:firstLine="504"/>
        <w:rPr>
          <w:rFonts w:cs="Arial"/>
        </w:rPr>
      </w:pPr>
    </w:p>
    <w:p w14:paraId="0728F07D" w14:textId="69331DB4" w:rsidR="00CC66AA" w:rsidRDefault="00CC66AA" w:rsidP="009326E8">
      <w:pPr>
        <w:ind w:left="720" w:firstLine="504"/>
        <w:rPr>
          <w:rFonts w:cs="Arial"/>
        </w:rPr>
      </w:pPr>
      <w:r w:rsidRPr="00CC66AA">
        <w:rPr>
          <w:rFonts w:cs="Arial"/>
        </w:rPr>
        <w:t xml:space="preserve">RF03 – </w:t>
      </w:r>
      <w:r w:rsidRPr="00CC66AA">
        <w:rPr>
          <w:rFonts w:cs="Arial"/>
          <w:b/>
        </w:rPr>
        <w:t>Modificação do endereço</w:t>
      </w:r>
      <w:r w:rsidRPr="00CC66AA">
        <w:rPr>
          <w:rFonts w:cs="Arial"/>
        </w:rPr>
        <w:t xml:space="preserve"> – Após concluir o pedido, o cliente tem a opção de alterar o endereço para entrega, tor</w:t>
      </w:r>
      <w:r>
        <w:rPr>
          <w:rFonts w:cs="Arial"/>
        </w:rPr>
        <w:t xml:space="preserve">nando possível a entrega em um </w:t>
      </w:r>
      <w:r w:rsidRPr="00CC66AA">
        <w:rPr>
          <w:rFonts w:cs="Arial"/>
        </w:rPr>
        <w:t>endereço diferente do qual o cliente se encontra no momento.</w:t>
      </w:r>
    </w:p>
    <w:p w14:paraId="4EC14E57" w14:textId="77777777" w:rsidR="000F312D" w:rsidRDefault="000F312D" w:rsidP="009326E8">
      <w:pPr>
        <w:ind w:left="720" w:firstLine="504"/>
        <w:rPr>
          <w:rFonts w:cs="Arial"/>
        </w:rPr>
      </w:pPr>
    </w:p>
    <w:p w14:paraId="68E733BF" w14:textId="6CB722B9" w:rsidR="000F312D" w:rsidRDefault="000F312D" w:rsidP="009326E8">
      <w:pPr>
        <w:ind w:left="720" w:firstLine="504"/>
        <w:rPr>
          <w:rFonts w:cs="Arial"/>
        </w:rPr>
      </w:pPr>
      <w:r w:rsidRPr="000F312D">
        <w:rPr>
          <w:rFonts w:cs="Arial"/>
        </w:rPr>
        <w:t xml:space="preserve">RF04 – </w:t>
      </w:r>
      <w:r w:rsidRPr="000F312D">
        <w:rPr>
          <w:rFonts w:cs="Arial"/>
          <w:b/>
        </w:rPr>
        <w:t>Acompanhamento do pedido</w:t>
      </w:r>
      <w:r w:rsidRPr="000F312D">
        <w:rPr>
          <w:rFonts w:cs="Arial"/>
        </w:rPr>
        <w:t xml:space="preserve"> – Depois de finalizar o pedido, o cliente ainda pode acompanhar o status do pedido, sendo atualizado de acordo como é modificado no sistema da empresa, gerando um aviso na barra notificação do Smartphone quando seu pedido estiver pronto e sair para entrega.</w:t>
      </w:r>
    </w:p>
    <w:p w14:paraId="48BBFEA7" w14:textId="77777777" w:rsidR="000F312D" w:rsidRDefault="000F312D" w:rsidP="009326E8">
      <w:pPr>
        <w:ind w:left="720" w:firstLine="504"/>
        <w:rPr>
          <w:rFonts w:cs="Arial"/>
        </w:rPr>
      </w:pPr>
    </w:p>
    <w:p w14:paraId="6F2538C9" w14:textId="01E4BD5D" w:rsidR="000F312D" w:rsidRDefault="000F312D" w:rsidP="009326E8">
      <w:pPr>
        <w:ind w:left="720" w:firstLine="504"/>
        <w:rPr>
          <w:rFonts w:cs="Arial"/>
        </w:rPr>
      </w:pPr>
      <w:r w:rsidRPr="000F312D">
        <w:rPr>
          <w:rFonts w:cs="Arial"/>
        </w:rPr>
        <w:t xml:space="preserve">RF05 – </w:t>
      </w:r>
      <w:r w:rsidRPr="007B5C2B">
        <w:rPr>
          <w:rFonts w:cs="Arial"/>
          <w:b/>
        </w:rPr>
        <w:t>Favoritos</w:t>
      </w:r>
      <w:r w:rsidRPr="000F312D">
        <w:rPr>
          <w:rFonts w:cs="Arial"/>
        </w:rPr>
        <w:t xml:space="preserve"> – Permite ao cliente adicionar produtos a uma lista de favoritos para posteriormente encontrá-lo ou refazer o pedido mais facilmente.</w:t>
      </w:r>
    </w:p>
    <w:p w14:paraId="10CFE5C4" w14:textId="77777777" w:rsidR="004B0673" w:rsidRDefault="004B0673" w:rsidP="009326E8">
      <w:pPr>
        <w:ind w:left="720" w:firstLine="504"/>
        <w:rPr>
          <w:rFonts w:cs="Arial"/>
        </w:rPr>
      </w:pPr>
    </w:p>
    <w:p w14:paraId="12AE4FAC" w14:textId="58909E71" w:rsidR="004B0673" w:rsidRDefault="004B0673" w:rsidP="009326E8">
      <w:pPr>
        <w:ind w:left="720" w:firstLine="504"/>
        <w:rPr>
          <w:rFonts w:cs="Arial"/>
        </w:rPr>
      </w:pPr>
      <w:r w:rsidRPr="004B0673">
        <w:rPr>
          <w:rFonts w:cs="Arial"/>
        </w:rPr>
        <w:t xml:space="preserve">RF06 – </w:t>
      </w:r>
      <w:r w:rsidRPr="004B0673">
        <w:rPr>
          <w:rFonts w:cs="Arial"/>
          <w:b/>
        </w:rPr>
        <w:t>Classificação</w:t>
      </w:r>
      <w:r w:rsidRPr="004B0673">
        <w:rPr>
          <w:rFonts w:cs="Arial"/>
        </w:rPr>
        <w:t xml:space="preserve"> – Recurso disponível para classificação do produto recebido, fornecendo assim informações tanto para outros usuários do aplicativo, quanto para o proprietário do estabelecimento sobre a qualidade dos produtos.</w:t>
      </w:r>
    </w:p>
    <w:p w14:paraId="1DFF28B4" w14:textId="77777777" w:rsidR="00237691" w:rsidRDefault="00237691" w:rsidP="009326E8">
      <w:pPr>
        <w:ind w:left="720" w:firstLine="504"/>
        <w:rPr>
          <w:rFonts w:cs="Arial"/>
        </w:rPr>
      </w:pPr>
    </w:p>
    <w:p w14:paraId="6A2F4CCC" w14:textId="77777777" w:rsidR="00237691" w:rsidRPr="009326E8" w:rsidRDefault="00237691" w:rsidP="00237691">
      <w:pPr>
        <w:ind w:left="720" w:firstLine="504"/>
        <w:rPr>
          <w:rFonts w:cs="Arial"/>
        </w:rPr>
      </w:pPr>
      <w:r w:rsidRPr="004D70E2">
        <w:rPr>
          <w:rFonts w:cs="Arial"/>
        </w:rPr>
        <w:lastRenderedPageBreak/>
        <w:t xml:space="preserve">RF07 – </w:t>
      </w:r>
      <w:r w:rsidRPr="004D70E2">
        <w:rPr>
          <w:rFonts w:cs="Arial"/>
          <w:b/>
        </w:rPr>
        <w:t>Cadastramento de informações</w:t>
      </w:r>
      <w:r w:rsidRPr="004D70E2">
        <w:rPr>
          <w:rFonts w:cs="Arial"/>
        </w:rPr>
        <w:t xml:space="preserve"> – O usuário pode se cadastrar no aplicativo para manter informações sobre seus pedidos e preferência e possivelmente importar tais dados para outro celular caso venha a trocar.</w:t>
      </w:r>
    </w:p>
    <w:p w14:paraId="1E48CEB9" w14:textId="77777777" w:rsidR="00237691" w:rsidRDefault="00237691" w:rsidP="009326E8">
      <w:pPr>
        <w:ind w:left="720" w:firstLine="504"/>
        <w:rPr>
          <w:rFonts w:cs="Arial"/>
        </w:rPr>
      </w:pPr>
    </w:p>
    <w:p w14:paraId="5C2CB355" w14:textId="4E4FF588" w:rsidR="0087513D" w:rsidRDefault="00146B81" w:rsidP="0087513D">
      <w:pPr>
        <w:pStyle w:val="Seo1"/>
        <w:numPr>
          <w:ilvl w:val="1"/>
          <w:numId w:val="1"/>
        </w:numPr>
        <w:rPr>
          <w:bCs w:val="0"/>
        </w:rPr>
      </w:pPr>
      <w:r>
        <w:rPr>
          <w:bCs w:val="0"/>
        </w:rPr>
        <w:t>REQUISITOS NÃO FUNCIONAIS</w:t>
      </w:r>
    </w:p>
    <w:p w14:paraId="0A41068D" w14:textId="1AA8D477" w:rsidR="0054584C" w:rsidRPr="00253559" w:rsidRDefault="00A70E4B" w:rsidP="007F1B99">
      <w:pPr>
        <w:pStyle w:val="Seo1"/>
        <w:ind w:left="360" w:firstLine="348"/>
        <w:outlineLvl w:val="9"/>
        <w:rPr>
          <w:b w:val="0"/>
          <w:bCs w:val="0"/>
          <w:sz w:val="24"/>
          <w:szCs w:val="24"/>
        </w:rPr>
      </w:pPr>
      <w:r w:rsidRPr="00253559">
        <w:rPr>
          <w:b w:val="0"/>
          <w:bCs w:val="0"/>
          <w:sz w:val="24"/>
          <w:szCs w:val="24"/>
        </w:rPr>
        <w:t xml:space="preserve">NF01 – </w:t>
      </w:r>
      <w:r w:rsidRPr="00253559">
        <w:rPr>
          <w:sz w:val="24"/>
          <w:szCs w:val="24"/>
        </w:rPr>
        <w:t>Usabilidade</w:t>
      </w:r>
      <w:r w:rsidRPr="00253559">
        <w:rPr>
          <w:b w:val="0"/>
          <w:bCs w:val="0"/>
          <w:sz w:val="24"/>
          <w:szCs w:val="24"/>
        </w:rPr>
        <w:t xml:space="preserve"> – Os dois sistema</w:t>
      </w:r>
      <w:r w:rsidR="001C1E2B">
        <w:rPr>
          <w:b w:val="0"/>
          <w:bCs w:val="0"/>
          <w:sz w:val="24"/>
          <w:szCs w:val="24"/>
        </w:rPr>
        <w:t>s</w:t>
      </w:r>
      <w:r w:rsidRPr="00253559">
        <w:rPr>
          <w:b w:val="0"/>
          <w:bCs w:val="0"/>
          <w:sz w:val="24"/>
          <w:szCs w:val="24"/>
        </w:rPr>
        <w:t>, Web e Mobile foram pensados e desenvolvidos para proporcionar a melhor experiência para os usuários. Com interface leve e de fácil entendimento todas as tarefas do necessárias são desenvolvidas sem dificuldades.</w:t>
      </w:r>
    </w:p>
    <w:p w14:paraId="7BA51367" w14:textId="7E92DDD2" w:rsidR="0054584C" w:rsidRPr="00253559" w:rsidRDefault="00A70E4B" w:rsidP="007F1B99">
      <w:pPr>
        <w:pStyle w:val="Seo1"/>
        <w:ind w:left="360" w:firstLine="348"/>
        <w:outlineLvl w:val="9"/>
        <w:rPr>
          <w:b w:val="0"/>
          <w:bCs w:val="0"/>
          <w:sz w:val="24"/>
          <w:szCs w:val="24"/>
        </w:rPr>
      </w:pPr>
      <w:r w:rsidRPr="00253559">
        <w:rPr>
          <w:b w:val="0"/>
          <w:bCs w:val="0"/>
          <w:sz w:val="24"/>
          <w:szCs w:val="24"/>
        </w:rPr>
        <w:t xml:space="preserve">RNF02 – </w:t>
      </w:r>
      <w:r w:rsidRPr="00253559">
        <w:rPr>
          <w:sz w:val="24"/>
          <w:szCs w:val="24"/>
        </w:rPr>
        <w:t>Segurança</w:t>
      </w:r>
      <w:r w:rsidRPr="00253559">
        <w:rPr>
          <w:b w:val="0"/>
          <w:bCs w:val="0"/>
          <w:sz w:val="24"/>
          <w:szCs w:val="24"/>
        </w:rPr>
        <w:t xml:space="preserve"> – </w:t>
      </w:r>
      <w:r w:rsidR="00EE053D" w:rsidRPr="00253559">
        <w:rPr>
          <w:b w:val="0"/>
          <w:bCs w:val="0"/>
          <w:sz w:val="24"/>
          <w:szCs w:val="24"/>
        </w:rPr>
        <w:t>O sigilo dos seus dados é</w:t>
      </w:r>
      <w:r w:rsidRPr="00253559">
        <w:rPr>
          <w:b w:val="0"/>
          <w:bCs w:val="0"/>
          <w:sz w:val="24"/>
          <w:szCs w:val="24"/>
        </w:rPr>
        <w:t xml:space="preserve"> garantido com as mais novas tecnologias de transferência de dados de forma criptografadas proporcionando mais segurança na utilização do software.</w:t>
      </w:r>
    </w:p>
    <w:p w14:paraId="06E661DD" w14:textId="1FA96AB8" w:rsidR="0054584C" w:rsidRPr="00253559" w:rsidRDefault="00A70E4B" w:rsidP="007F1B99">
      <w:pPr>
        <w:pStyle w:val="Seo1"/>
        <w:ind w:left="360" w:firstLine="348"/>
        <w:outlineLvl w:val="9"/>
        <w:rPr>
          <w:b w:val="0"/>
          <w:bCs w:val="0"/>
          <w:sz w:val="24"/>
          <w:szCs w:val="24"/>
        </w:rPr>
      </w:pPr>
      <w:r w:rsidRPr="00253559">
        <w:rPr>
          <w:b w:val="0"/>
          <w:bCs w:val="0"/>
          <w:sz w:val="24"/>
          <w:szCs w:val="24"/>
        </w:rPr>
        <w:t xml:space="preserve">RNF03 – </w:t>
      </w:r>
      <w:r w:rsidRPr="00253559">
        <w:rPr>
          <w:sz w:val="24"/>
          <w:szCs w:val="24"/>
        </w:rPr>
        <w:t>Portabilidade</w:t>
      </w:r>
      <w:r w:rsidRPr="00253559">
        <w:rPr>
          <w:b w:val="0"/>
          <w:bCs w:val="0"/>
          <w:sz w:val="24"/>
          <w:szCs w:val="24"/>
        </w:rPr>
        <w:t xml:space="preserve"> – Os dois sistemas são desenvolvidos para plataformas portáteis. O sistema web, pode ser acessa de qualquer dispositivo que tenha um navegador e acesso </w:t>
      </w:r>
      <w:r w:rsidR="00EE053D" w:rsidRPr="00253559">
        <w:rPr>
          <w:b w:val="0"/>
          <w:bCs w:val="0"/>
          <w:sz w:val="24"/>
          <w:szCs w:val="24"/>
        </w:rPr>
        <w:t>à</w:t>
      </w:r>
      <w:r w:rsidRPr="00253559">
        <w:rPr>
          <w:b w:val="0"/>
          <w:bCs w:val="0"/>
          <w:sz w:val="24"/>
          <w:szCs w:val="24"/>
        </w:rPr>
        <w:t xml:space="preserve"> internet. O siste</w:t>
      </w:r>
      <w:r w:rsidR="00776C64">
        <w:rPr>
          <w:b w:val="0"/>
          <w:bCs w:val="0"/>
          <w:sz w:val="24"/>
          <w:szCs w:val="24"/>
        </w:rPr>
        <w:t>ma Mobile também pode ser acessado</w:t>
      </w:r>
      <w:r w:rsidRPr="00253559">
        <w:rPr>
          <w:b w:val="0"/>
          <w:bCs w:val="0"/>
          <w:sz w:val="24"/>
          <w:szCs w:val="24"/>
        </w:rPr>
        <w:t xml:space="preserve"> com o celular de qualquer local com acesso à internet.</w:t>
      </w:r>
    </w:p>
    <w:p w14:paraId="4F45101C" w14:textId="43604466" w:rsidR="0054584C" w:rsidRDefault="00A70E4B" w:rsidP="007F1B99">
      <w:pPr>
        <w:pStyle w:val="Seo1"/>
        <w:ind w:left="360" w:firstLine="348"/>
        <w:outlineLvl w:val="9"/>
        <w:rPr>
          <w:b w:val="0"/>
          <w:bCs w:val="0"/>
          <w:sz w:val="24"/>
          <w:szCs w:val="24"/>
        </w:rPr>
      </w:pPr>
      <w:r w:rsidRPr="00253559">
        <w:rPr>
          <w:b w:val="0"/>
          <w:bCs w:val="0"/>
          <w:sz w:val="24"/>
          <w:szCs w:val="24"/>
        </w:rPr>
        <w:t xml:space="preserve">RNF04 – </w:t>
      </w:r>
      <w:bookmarkStart w:id="75" w:name="__DdeLink__1032_166869083"/>
      <w:r w:rsidRPr="00253559">
        <w:rPr>
          <w:sz w:val="24"/>
          <w:szCs w:val="24"/>
        </w:rPr>
        <w:t>Manutenibilidade</w:t>
      </w:r>
      <w:bookmarkEnd w:id="75"/>
      <w:r w:rsidRPr="00253559">
        <w:rPr>
          <w:b w:val="0"/>
          <w:bCs w:val="0"/>
          <w:sz w:val="24"/>
          <w:szCs w:val="24"/>
        </w:rPr>
        <w:t xml:space="preserve"> – O padrão de projeto MVC (Model View Controller) utilizado para todo o desenvolvimento do sistema, tem um como uns dos objetivos melhorar </w:t>
      </w:r>
      <w:r w:rsidR="00EE053D" w:rsidRPr="00253559">
        <w:rPr>
          <w:b w:val="0"/>
          <w:bCs w:val="0"/>
          <w:sz w:val="24"/>
          <w:szCs w:val="24"/>
        </w:rPr>
        <w:t>a manutenibilidade</w:t>
      </w:r>
      <w:r w:rsidRPr="00253559">
        <w:rPr>
          <w:b w:val="0"/>
          <w:bCs w:val="0"/>
          <w:sz w:val="24"/>
          <w:szCs w:val="24"/>
        </w:rPr>
        <w:t>, melhorando a adição de cursos futuros sem grades esforços e grande reutilização de recursos já pré-programados.</w:t>
      </w:r>
    </w:p>
    <w:p w14:paraId="46AE3BDC" w14:textId="1EFB89FB" w:rsidR="001F3FF5" w:rsidRPr="001F3FF5" w:rsidRDefault="00DD07E2" w:rsidP="003D77BB">
      <w:pPr>
        <w:pStyle w:val="Seo1"/>
        <w:numPr>
          <w:ilvl w:val="1"/>
          <w:numId w:val="1"/>
        </w:numPr>
        <w:outlineLvl w:val="9"/>
        <w:rPr>
          <w:b w:val="0"/>
          <w:bCs w:val="0"/>
          <w:sz w:val="24"/>
          <w:szCs w:val="24"/>
        </w:rPr>
      </w:pPr>
      <w:r>
        <w:rPr>
          <w:sz w:val="28"/>
          <w:szCs w:val="28"/>
        </w:rPr>
        <w:t>ESCOPO NÃO CONTEMPLADO</w:t>
      </w:r>
    </w:p>
    <w:p w14:paraId="22638D03" w14:textId="253B415D" w:rsidR="0054584C" w:rsidRPr="001F3FF5" w:rsidRDefault="00A70E4B" w:rsidP="00202BCA">
      <w:pPr>
        <w:ind w:left="360" w:firstLine="348"/>
      </w:pPr>
      <w:commentRangeStart w:id="76"/>
      <w:r w:rsidRPr="00A7223C">
        <w:rPr>
          <w:b/>
        </w:rPr>
        <w:t>Controle de caixa</w:t>
      </w:r>
      <w:r w:rsidRPr="001F3FF5">
        <w:t xml:space="preserve"> – O sistema tem como objetivo controlar apenas os pedidos e entregas dos produtos, não fazendo assim o controle de caixa para a empresa.</w:t>
      </w:r>
    </w:p>
    <w:p w14:paraId="6025810F" w14:textId="77777777" w:rsidR="0054584C" w:rsidRDefault="00A70E4B" w:rsidP="00202BCA">
      <w:pPr>
        <w:pStyle w:val="Seo1"/>
        <w:ind w:left="360" w:firstLine="348"/>
        <w:outlineLvl w:val="9"/>
        <w:rPr>
          <w:b w:val="0"/>
          <w:bCs w:val="0"/>
          <w:sz w:val="24"/>
          <w:szCs w:val="24"/>
        </w:rPr>
      </w:pPr>
      <w:r w:rsidRPr="00253559">
        <w:rPr>
          <w:sz w:val="24"/>
          <w:szCs w:val="24"/>
        </w:rPr>
        <w:lastRenderedPageBreak/>
        <w:t>Controle de estoque</w:t>
      </w:r>
      <w:r w:rsidRPr="00253559">
        <w:rPr>
          <w:b w:val="0"/>
          <w:bCs w:val="0"/>
          <w:sz w:val="24"/>
          <w:szCs w:val="24"/>
        </w:rPr>
        <w:t xml:space="preserve"> – Tendo como objetivo o gerenciamento dos pedidos e entregas a serem feitas, o sistema não faz o controle do estoque, porém o futuro desenvolvimento de um módulo para estoque é viável.</w:t>
      </w:r>
      <w:commentRangeEnd w:id="76"/>
      <w:r w:rsidR="00C27336">
        <w:rPr>
          <w:rStyle w:val="Refdecomentrio"/>
          <w:rFonts w:cs="Tahoma"/>
          <w:b w:val="0"/>
          <w:bCs w:val="0"/>
        </w:rPr>
        <w:commentReference w:id="76"/>
      </w:r>
    </w:p>
    <w:p w14:paraId="7AA37E95" w14:textId="7B2D2DB2" w:rsidR="002F4E67" w:rsidRDefault="002F4E67" w:rsidP="00B9287B">
      <w:pPr>
        <w:pStyle w:val="Seo1"/>
        <w:outlineLvl w:val="9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br w:type="page"/>
      </w:r>
    </w:p>
    <w:p w14:paraId="5CAC77C7" w14:textId="77777777" w:rsidR="0017680C" w:rsidRDefault="00A70E4B" w:rsidP="0017680C">
      <w:pPr>
        <w:pStyle w:val="Seo1"/>
        <w:numPr>
          <w:ilvl w:val="0"/>
          <w:numId w:val="1"/>
        </w:numPr>
      </w:pPr>
      <w:r w:rsidRPr="00253559">
        <w:lastRenderedPageBreak/>
        <w:t>TECNOLOGIAS UTILIZADAS</w:t>
      </w:r>
    </w:p>
    <w:p w14:paraId="3C546C12" w14:textId="5F7BE256" w:rsidR="0054584C" w:rsidRPr="0017680C" w:rsidRDefault="00A70E4B" w:rsidP="0017680C">
      <w:pPr>
        <w:pStyle w:val="Seo1"/>
        <w:numPr>
          <w:ilvl w:val="1"/>
          <w:numId w:val="1"/>
        </w:numPr>
      </w:pPr>
      <w:r w:rsidRPr="0017680C">
        <w:rPr>
          <w:sz w:val="28"/>
          <w:szCs w:val="28"/>
        </w:rPr>
        <w:t>Sistema Web</w:t>
      </w:r>
    </w:p>
    <w:p w14:paraId="2EA6DD4D" w14:textId="123230D5" w:rsidR="0017680C" w:rsidRDefault="0017680C" w:rsidP="004141D0">
      <w:pPr>
        <w:ind w:left="360" w:firstLine="348"/>
      </w:pPr>
      <w:r w:rsidRPr="00253559">
        <w:t>O uso de tecnologias consolidadas e populares é um dos diversos pontos positivos do sistema FastFood Delivery.</w:t>
      </w:r>
    </w:p>
    <w:p w14:paraId="64CBC0AB" w14:textId="77777777" w:rsidR="004141D0" w:rsidRPr="0017680C" w:rsidRDefault="004141D0" w:rsidP="004141D0">
      <w:pPr>
        <w:ind w:left="360" w:firstLine="348"/>
      </w:pPr>
    </w:p>
    <w:p w14:paraId="0DC2B905" w14:textId="77777777" w:rsidR="0054584C" w:rsidRDefault="00A70E4B" w:rsidP="004141D0">
      <w:pPr>
        <w:ind w:left="360" w:firstLine="348"/>
        <w:pPrChange w:id="77" w:author="Douglas Junior" w:date="2015-06-17T21:13:00Z">
          <w:pPr>
            <w:pStyle w:val="Seo1"/>
          </w:pPr>
        </w:pPrChange>
      </w:pPr>
      <w:r w:rsidRPr="00253559">
        <w:t xml:space="preserve">Foram utilizadas nas interfaces recursos de </w:t>
      </w:r>
      <w:commentRangeStart w:id="78"/>
      <w:r w:rsidRPr="00253559">
        <w:t xml:space="preserve">HTML5 </w:t>
      </w:r>
      <w:commentRangeEnd w:id="78"/>
      <w:r w:rsidR="00A364FE">
        <w:rPr>
          <w:rStyle w:val="Refdecomentrio"/>
          <w:b/>
          <w:bCs/>
        </w:rPr>
        <w:commentReference w:id="78"/>
      </w:r>
      <w:r w:rsidRPr="00253559">
        <w:t xml:space="preserve">e </w:t>
      </w:r>
      <w:commentRangeStart w:id="79"/>
      <w:r w:rsidRPr="00253559">
        <w:t xml:space="preserve">CSS3 </w:t>
      </w:r>
      <w:commentRangeEnd w:id="79"/>
      <w:r w:rsidR="00A364FE">
        <w:rPr>
          <w:rStyle w:val="Refdecomentrio"/>
          <w:b/>
          <w:bCs/>
        </w:rPr>
        <w:commentReference w:id="79"/>
      </w:r>
      <w:r w:rsidRPr="00253559">
        <w:t xml:space="preserve">que proporcionam uma melhor manutenibilidade da interface do sistema, </w:t>
      </w:r>
      <w:commentRangeStart w:id="80"/>
      <w:r w:rsidRPr="00253559">
        <w:t xml:space="preserve">JavaScript </w:t>
      </w:r>
      <w:commentRangeEnd w:id="80"/>
      <w:r w:rsidR="00A364FE">
        <w:rPr>
          <w:rStyle w:val="Refdecomentrio"/>
          <w:b/>
          <w:bCs/>
        </w:rPr>
        <w:commentReference w:id="80"/>
      </w:r>
      <w:r w:rsidRPr="00253559">
        <w:t>deixando a interface mais intuitiva e de fácil uso.</w:t>
      </w:r>
    </w:p>
    <w:p w14:paraId="77AB4160" w14:textId="77777777" w:rsidR="004141D0" w:rsidRPr="00253559" w:rsidRDefault="004141D0" w:rsidP="004141D0">
      <w:pPr>
        <w:ind w:left="360" w:firstLine="348"/>
      </w:pPr>
    </w:p>
    <w:p w14:paraId="0240BD6D" w14:textId="77777777" w:rsidR="0054584C" w:rsidRDefault="00A70E4B" w:rsidP="004141D0">
      <w:pPr>
        <w:ind w:left="360" w:firstLine="348"/>
        <w:pPrChange w:id="81" w:author="Douglas Junior" w:date="2015-06-17T21:13:00Z">
          <w:pPr>
            <w:pStyle w:val="Seo1"/>
          </w:pPr>
        </w:pPrChange>
      </w:pPr>
      <w:r w:rsidRPr="00253559">
        <w:t xml:space="preserve">A lógica de negócio, será desenvolvida utilizando a linguagem de programação </w:t>
      </w:r>
      <w:commentRangeStart w:id="82"/>
      <w:r w:rsidRPr="00253559">
        <w:t xml:space="preserve">PHP 5.5, </w:t>
      </w:r>
      <w:commentRangeEnd w:id="82"/>
      <w:r w:rsidR="00A364FE">
        <w:rPr>
          <w:rStyle w:val="Refdecomentrio"/>
          <w:b/>
          <w:bCs/>
        </w:rPr>
        <w:commentReference w:id="82"/>
      </w:r>
      <w:r w:rsidRPr="00253559">
        <w:t xml:space="preserve">em ambiente de servidores </w:t>
      </w:r>
      <w:commentRangeStart w:id="83"/>
      <w:r w:rsidRPr="00253559">
        <w:t xml:space="preserve">Linux </w:t>
      </w:r>
      <w:commentRangeEnd w:id="83"/>
      <w:r w:rsidR="00A364FE">
        <w:rPr>
          <w:rStyle w:val="Refdecomentrio"/>
          <w:b/>
          <w:bCs/>
        </w:rPr>
        <w:commentReference w:id="83"/>
      </w:r>
      <w:r w:rsidRPr="00253559">
        <w:t>tendo assim um melhor desempenho nas tarefas rotineiras do sistema, segurança e codificação totalmente orientada a objetos proporcionam uma melhor abstração do negócio, é também de fácil adição de funcionalidade posteriores.</w:t>
      </w:r>
    </w:p>
    <w:p w14:paraId="7FF7F73B" w14:textId="77777777" w:rsidR="004141D0" w:rsidRPr="00253559" w:rsidRDefault="004141D0" w:rsidP="004141D0">
      <w:pPr>
        <w:ind w:left="360" w:firstLine="348"/>
      </w:pPr>
    </w:p>
    <w:p w14:paraId="08AFB274" w14:textId="77777777" w:rsidR="0054584C" w:rsidRDefault="00A70E4B" w:rsidP="004141D0">
      <w:pPr>
        <w:ind w:left="360" w:firstLine="348"/>
        <w:pPrChange w:id="84" w:author="Douglas Junior" w:date="2015-06-17T21:13:00Z">
          <w:pPr>
            <w:pStyle w:val="Seo1"/>
          </w:pPr>
        </w:pPrChange>
      </w:pPr>
      <w:r w:rsidRPr="00253559">
        <w:t xml:space="preserve">WebService é o recurso disponível para comunicação do aplicativo Mobile com sistema da empresa, utilizando o protocolo </w:t>
      </w:r>
      <w:commentRangeStart w:id="85"/>
      <w:r w:rsidRPr="00253559">
        <w:t>HTTP</w:t>
      </w:r>
      <w:commentRangeEnd w:id="85"/>
      <w:r w:rsidR="00A364FE">
        <w:rPr>
          <w:rStyle w:val="Refdecomentrio"/>
          <w:b/>
          <w:bCs/>
        </w:rPr>
        <w:commentReference w:id="85"/>
      </w:r>
      <w:r w:rsidRPr="00253559">
        <w:t xml:space="preserve">, e comunicação </w:t>
      </w:r>
      <w:commentRangeStart w:id="86"/>
      <w:r w:rsidRPr="00253559">
        <w:t xml:space="preserve">Rest </w:t>
      </w:r>
      <w:commentRangeEnd w:id="86"/>
      <w:r w:rsidR="00A364FE">
        <w:rPr>
          <w:rStyle w:val="Refdecomentrio"/>
          <w:b/>
          <w:bCs/>
        </w:rPr>
        <w:commentReference w:id="86"/>
      </w:r>
      <w:r w:rsidRPr="00253559">
        <w:t>que não depende dos detalhes de implementação, temos assim a possibilidade de comunicação e interação com uma infinidade de outros sistemas e tecnologias.</w:t>
      </w:r>
    </w:p>
    <w:p w14:paraId="66D4A045" w14:textId="77777777" w:rsidR="004141D0" w:rsidRDefault="004141D0" w:rsidP="004141D0">
      <w:pPr>
        <w:ind w:left="360" w:firstLine="348"/>
      </w:pPr>
    </w:p>
    <w:p w14:paraId="0BCAA612" w14:textId="7FAD2DD2" w:rsidR="00905A7C" w:rsidRPr="00253559" w:rsidRDefault="00905A7C" w:rsidP="004141D0">
      <w:pPr>
        <w:ind w:left="360" w:firstLine="348"/>
      </w:pPr>
      <w:r>
        <w:t>O armazenamento e integridade dos dados é garantido pelo SGBD MySQL. Mantido pela Oracle, é o sistema gerenciador de banco de dados mais comum utilizado em aplicações web baseadas na linguagem de programação PHP.</w:t>
      </w:r>
      <w:r w:rsidR="004141D0">
        <w:t xml:space="preserve"> Este sistema.</w:t>
      </w:r>
    </w:p>
    <w:p w14:paraId="575DB3EE" w14:textId="3E285335" w:rsidR="0054584C" w:rsidRPr="00253559" w:rsidRDefault="00A70E4B" w:rsidP="004141D0">
      <w:pPr>
        <w:pStyle w:val="Seo1"/>
        <w:numPr>
          <w:ilvl w:val="1"/>
          <w:numId w:val="1"/>
        </w:numPr>
        <w:rPr>
          <w:sz w:val="28"/>
          <w:szCs w:val="28"/>
        </w:rPr>
      </w:pPr>
      <w:r w:rsidRPr="00253559">
        <w:rPr>
          <w:sz w:val="28"/>
          <w:szCs w:val="28"/>
        </w:rPr>
        <w:t>Sistema Mobile</w:t>
      </w:r>
    </w:p>
    <w:p w14:paraId="40CC8D3D" w14:textId="733E4959" w:rsidR="0054584C" w:rsidRPr="009A6406" w:rsidRDefault="00A70E4B" w:rsidP="009A6406">
      <w:pPr>
        <w:ind w:left="360" w:firstLine="348"/>
        <w:rPr>
          <w:bCs/>
        </w:rPr>
        <w:pPrChange w:id="87" w:author="Douglas Junior" w:date="2015-06-17T21:17:00Z">
          <w:pPr>
            <w:pStyle w:val="Seo1"/>
          </w:pPr>
        </w:pPrChange>
      </w:pPr>
      <w:r w:rsidRPr="009A6406">
        <w:t xml:space="preserve">Todo o sistema mobile foi desenvolvido em cima da plataforma </w:t>
      </w:r>
      <w:commentRangeStart w:id="88"/>
      <w:r w:rsidRPr="009A6406">
        <w:t>Android</w:t>
      </w:r>
      <w:commentRangeEnd w:id="88"/>
      <w:r w:rsidR="00D36B99" w:rsidRPr="009A6406">
        <w:commentReference w:id="88"/>
      </w:r>
      <w:r w:rsidRPr="009A6406">
        <w:t xml:space="preserve">, que utiliza a linguagem XML para desenvolvimento das telas e linguagem de programação </w:t>
      </w:r>
      <w:commentRangeStart w:id="89"/>
      <w:r w:rsidRPr="009A6406">
        <w:t xml:space="preserve">Java </w:t>
      </w:r>
      <w:commentRangeEnd w:id="89"/>
      <w:r w:rsidR="00D36B99" w:rsidRPr="009A6406">
        <w:commentReference w:id="89"/>
      </w:r>
      <w:r w:rsidRPr="009A6406">
        <w:t xml:space="preserve">para interação do sistema com o WebService, que é muito utilizada e constantemente atualizada, diminuindo assim a </w:t>
      </w:r>
      <w:r w:rsidR="002C20F6" w:rsidRPr="009A6406">
        <w:t>probabilidade</w:t>
      </w:r>
      <w:r w:rsidRPr="009A6406">
        <w:t xml:space="preserve"> </w:t>
      </w:r>
      <w:r w:rsidR="002C20F6" w:rsidRPr="009A6406">
        <w:t>de</w:t>
      </w:r>
      <w:r w:rsidRPr="009A6406">
        <w:t xml:space="preserve"> </w:t>
      </w:r>
      <w:r w:rsidRPr="009A6406">
        <w:lastRenderedPageBreak/>
        <w:t>falhas e riscos</w:t>
      </w:r>
      <w:r w:rsidRPr="009A6406">
        <w:rPr>
          <w:bCs/>
        </w:rPr>
        <w:t xml:space="preserve"> de segurança, garantindo ao cliente </w:t>
      </w:r>
      <w:r w:rsidR="002C20F6" w:rsidRPr="009A6406">
        <w:rPr>
          <w:bCs/>
        </w:rPr>
        <w:t>confiança</w:t>
      </w:r>
      <w:r w:rsidRPr="009A6406">
        <w:rPr>
          <w:bCs/>
        </w:rPr>
        <w:t xml:space="preserve"> na hora de informar seus dados.</w:t>
      </w:r>
    </w:p>
    <w:p w14:paraId="02533B46" w14:textId="3871FC56" w:rsidR="0054584C" w:rsidRPr="00253559" w:rsidRDefault="00A70E4B" w:rsidP="00321017">
      <w:pPr>
        <w:pStyle w:val="Seo1"/>
        <w:pageBreakBefore/>
        <w:numPr>
          <w:ilvl w:val="0"/>
          <w:numId w:val="1"/>
        </w:numPr>
      </w:pPr>
      <w:bookmarkStart w:id="90" w:name="_Toc296344299"/>
      <w:bookmarkStart w:id="91" w:name="_Toc411358280"/>
      <w:bookmarkStart w:id="92" w:name="_GoBack"/>
      <w:bookmarkEnd w:id="90"/>
      <w:bookmarkEnd w:id="91"/>
      <w:bookmarkEnd w:id="92"/>
      <w:r w:rsidRPr="00253559">
        <w:lastRenderedPageBreak/>
        <w:t>MODELAGEM DO SISTEMA</w:t>
      </w:r>
    </w:p>
    <w:p w14:paraId="07082C69" w14:textId="304F7B46" w:rsidR="006B7BF8" w:rsidRPr="00253559" w:rsidRDefault="006B7BF8" w:rsidP="004141D0">
      <w:pPr>
        <w:pStyle w:val="Seo1"/>
        <w:numPr>
          <w:ilvl w:val="1"/>
          <w:numId w:val="1"/>
        </w:numPr>
        <w:outlineLvl w:val="1"/>
        <w:rPr>
          <w:ins w:id="93" w:author="Douglas Junior" w:date="2015-06-17T21:21:00Z"/>
          <w:sz w:val="28"/>
          <w:szCs w:val="28"/>
        </w:rPr>
        <w:pPrChange w:id="94" w:author="Douglas Junior" w:date="2015-06-17T21:32:00Z">
          <w:pPr>
            <w:pStyle w:val="Seo1"/>
            <w:numPr>
              <w:ilvl w:val="1"/>
              <w:numId w:val="55"/>
            </w:numPr>
            <w:ind w:left="792" w:hanging="432"/>
            <w:outlineLvl w:val="1"/>
          </w:pPr>
        </w:pPrChange>
      </w:pPr>
      <w:commentRangeStart w:id="95"/>
      <w:ins w:id="96" w:author="Douglas Junior" w:date="2015-06-17T21:21:00Z">
        <w:r>
          <w:rPr>
            <w:sz w:val="28"/>
            <w:szCs w:val="28"/>
          </w:rPr>
          <w:t>Caso de uso</w:t>
        </w:r>
      </w:ins>
      <w:commentRangeEnd w:id="95"/>
      <w:ins w:id="97" w:author="Douglas Junior" w:date="2015-06-17T21:32:00Z">
        <w:r w:rsidR="00E935A4">
          <w:rPr>
            <w:rStyle w:val="Refdecomentrio"/>
            <w:rFonts w:cs="Tahoma"/>
            <w:b w:val="0"/>
            <w:bCs w:val="0"/>
          </w:rPr>
          <w:commentReference w:id="95"/>
        </w:r>
      </w:ins>
    </w:p>
    <w:p w14:paraId="4E15A54D" w14:textId="77777777" w:rsidR="0054584C" w:rsidRPr="00253559" w:rsidRDefault="0054584C">
      <w:pPr>
        <w:pStyle w:val="Corpodotexto"/>
      </w:pPr>
    </w:p>
    <w:tbl>
      <w:tblPr>
        <w:tblW w:w="0" w:type="auto"/>
        <w:tblInd w:w="-18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-5" w:type="dxa"/>
        </w:tblCellMar>
        <w:tblLook w:val="04A0" w:firstRow="1" w:lastRow="0" w:firstColumn="1" w:lastColumn="0" w:noHBand="0" w:noVBand="1"/>
      </w:tblPr>
      <w:tblGrid>
        <w:gridCol w:w="2315"/>
        <w:gridCol w:w="6723"/>
      </w:tblGrid>
      <w:tr w:rsidR="0054584C" w:rsidRPr="00253559" w14:paraId="5FFFC22E" w14:textId="77777777">
        <w:trPr>
          <w:trHeight w:val="708"/>
        </w:trPr>
        <w:tc>
          <w:tcPr>
            <w:tcW w:w="23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  <w:vAlign w:val="center"/>
          </w:tcPr>
          <w:p w14:paraId="2F734FA5" w14:textId="77777777" w:rsidR="0054584C" w:rsidRPr="00253559" w:rsidRDefault="00A70E4B">
            <w:pPr>
              <w:rPr>
                <w:rFonts w:cs="Arial"/>
                <w:b/>
                <w:sz w:val="28"/>
                <w:szCs w:val="28"/>
              </w:rPr>
            </w:pPr>
            <w:r w:rsidRPr="00253559">
              <w:rPr>
                <w:rFonts w:cs="Arial"/>
                <w:b/>
                <w:sz w:val="28"/>
                <w:szCs w:val="28"/>
              </w:rPr>
              <w:t>UC 01</w:t>
            </w:r>
          </w:p>
          <w:p w14:paraId="75C34128" w14:textId="77777777" w:rsidR="0054584C" w:rsidRPr="00253559" w:rsidRDefault="00A70E4B">
            <w:pPr>
              <w:rPr>
                <w:rFonts w:cs="Arial"/>
                <w:b/>
                <w:sz w:val="28"/>
                <w:szCs w:val="28"/>
              </w:rPr>
            </w:pPr>
            <w:r w:rsidRPr="00253559">
              <w:rPr>
                <w:rFonts w:cs="Arial"/>
                <w:b/>
                <w:sz w:val="28"/>
                <w:szCs w:val="28"/>
              </w:rPr>
              <w:t>RF 02</w:t>
            </w:r>
          </w:p>
        </w:tc>
        <w:tc>
          <w:tcPr>
            <w:tcW w:w="67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  <w:vAlign w:val="center"/>
          </w:tcPr>
          <w:p w14:paraId="5EA7A207" w14:textId="77777777" w:rsidR="0054584C" w:rsidRPr="00253559" w:rsidRDefault="00A70E4B">
            <w:pPr>
              <w:pStyle w:val="NomeCasodeUso"/>
              <w:rPr>
                <w:rFonts w:ascii="Arial" w:hAnsi="Arial"/>
              </w:rPr>
            </w:pPr>
            <w:bookmarkStart w:id="98" w:name="_Toc411358281"/>
            <w:bookmarkEnd w:id="98"/>
            <w:r w:rsidRPr="00253559">
              <w:rPr>
                <w:rFonts w:ascii="Arial" w:hAnsi="Arial"/>
              </w:rPr>
              <w:t>Gerenciar Categorias</w:t>
            </w:r>
          </w:p>
        </w:tc>
      </w:tr>
      <w:tr w:rsidR="0054584C" w:rsidRPr="00253559" w14:paraId="7C661274" w14:textId="77777777">
        <w:trPr>
          <w:trHeight w:val="340"/>
        </w:trPr>
        <w:tc>
          <w:tcPr>
            <w:tcW w:w="23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71C93E2B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Ator</w:t>
            </w:r>
          </w:p>
        </w:tc>
        <w:tc>
          <w:tcPr>
            <w:tcW w:w="67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5062E132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Gerente</w:t>
            </w:r>
          </w:p>
        </w:tc>
      </w:tr>
      <w:tr w:rsidR="0054584C" w:rsidRPr="00253559" w14:paraId="7044C5CC" w14:textId="77777777">
        <w:trPr>
          <w:trHeight w:val="567"/>
        </w:trPr>
        <w:tc>
          <w:tcPr>
            <w:tcW w:w="23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72DEDD6E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Descrição</w:t>
            </w:r>
          </w:p>
        </w:tc>
        <w:tc>
          <w:tcPr>
            <w:tcW w:w="67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6AE1B760" w14:textId="77777777" w:rsidR="0054584C" w:rsidRPr="00253559" w:rsidRDefault="00A70E4B">
            <w:pPr>
              <w:pStyle w:val="DescrioCasodeUso"/>
            </w:pPr>
            <w:r w:rsidRPr="00253559">
              <w:t>Gerência o cadastro de categorias no sistema, é utilizado para categorizar os produtos do sistema.</w:t>
            </w:r>
          </w:p>
        </w:tc>
      </w:tr>
      <w:tr w:rsidR="0054584C" w:rsidRPr="00253559" w14:paraId="1134FA0F" w14:textId="77777777">
        <w:trPr>
          <w:trHeight w:val="340"/>
        </w:trPr>
        <w:tc>
          <w:tcPr>
            <w:tcW w:w="23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196520EB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Pré-condição</w:t>
            </w:r>
          </w:p>
        </w:tc>
        <w:tc>
          <w:tcPr>
            <w:tcW w:w="67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57AC89F2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Gerente cadastrado</w:t>
            </w:r>
          </w:p>
        </w:tc>
      </w:tr>
      <w:tr w:rsidR="0054584C" w:rsidRPr="00253559" w14:paraId="7024E06D" w14:textId="77777777">
        <w:trPr>
          <w:trHeight w:val="340"/>
        </w:trPr>
        <w:tc>
          <w:tcPr>
            <w:tcW w:w="23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3869CF91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Pós-condição</w:t>
            </w:r>
          </w:p>
        </w:tc>
        <w:tc>
          <w:tcPr>
            <w:tcW w:w="67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4E4CB768" w14:textId="77777777" w:rsidR="0054584C" w:rsidRPr="00253559" w:rsidRDefault="0054584C"/>
        </w:tc>
      </w:tr>
      <w:tr w:rsidR="0054584C" w:rsidRPr="00253559" w14:paraId="3640E5BC" w14:textId="77777777">
        <w:trPr>
          <w:trHeight w:val="340"/>
        </w:trPr>
        <w:tc>
          <w:tcPr>
            <w:tcW w:w="903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51C2B905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t>Fluxo de Eventos – Inclusão</w:t>
            </w:r>
          </w:p>
        </w:tc>
      </w:tr>
      <w:tr w:rsidR="0054584C" w:rsidRPr="00253559" w14:paraId="58141212" w14:textId="77777777">
        <w:trPr>
          <w:trHeight w:val="3775"/>
        </w:trPr>
        <w:tc>
          <w:tcPr>
            <w:tcW w:w="903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72BA2CDE" w14:textId="77777777" w:rsidR="0054584C" w:rsidRPr="00253559" w:rsidRDefault="0054584C">
            <w:pPr>
              <w:pStyle w:val="DescrioCasodeUso"/>
            </w:pPr>
          </w:p>
          <w:p w14:paraId="6B583D1A" w14:textId="77777777" w:rsidR="0054584C" w:rsidRPr="00253559" w:rsidRDefault="00A70E4B">
            <w:pPr>
              <w:pStyle w:val="DescrioCasodeUso"/>
              <w:numPr>
                <w:ilvl w:val="0"/>
                <w:numId w:val="2"/>
              </w:numPr>
            </w:pPr>
            <w:r w:rsidRPr="00253559">
              <w:t>Ator Gerente: Clica no botão “Categorias” na barra superior do sistema;</w:t>
            </w:r>
          </w:p>
          <w:p w14:paraId="332D0369" w14:textId="77777777" w:rsidR="0054584C" w:rsidRPr="00253559" w:rsidRDefault="00A70E4B">
            <w:pPr>
              <w:pStyle w:val="DescrioCasodeUso"/>
              <w:numPr>
                <w:ilvl w:val="0"/>
                <w:numId w:val="2"/>
              </w:numPr>
            </w:pPr>
            <w:r w:rsidRPr="00253559">
              <w:t>Sistema: Exibe a tela listando as categorias;</w:t>
            </w:r>
          </w:p>
          <w:p w14:paraId="60E89B73" w14:textId="77777777" w:rsidR="0054584C" w:rsidRPr="00253559" w:rsidRDefault="00A70E4B">
            <w:pPr>
              <w:pStyle w:val="DescrioCasodeUso"/>
              <w:numPr>
                <w:ilvl w:val="0"/>
                <w:numId w:val="2"/>
              </w:numPr>
            </w:pPr>
            <w:r w:rsidRPr="00253559">
              <w:t>Ator Gerente: Clica no botão “Novo”;</w:t>
            </w:r>
          </w:p>
          <w:p w14:paraId="56A06F7B" w14:textId="77777777" w:rsidR="0054584C" w:rsidRPr="00253559" w:rsidRDefault="00A70E4B">
            <w:pPr>
              <w:pStyle w:val="DescrioCasodeUso"/>
              <w:numPr>
                <w:ilvl w:val="0"/>
                <w:numId w:val="2"/>
              </w:numPr>
            </w:pPr>
            <w:r w:rsidRPr="00253559">
              <w:t>Ator Gerente: Preenche o campo nome da categoria;</w:t>
            </w:r>
          </w:p>
          <w:p w14:paraId="63E1A051" w14:textId="77777777" w:rsidR="0054584C" w:rsidRPr="00253559" w:rsidRDefault="00A70E4B">
            <w:pPr>
              <w:pStyle w:val="DescrioCasodeUso"/>
              <w:numPr>
                <w:ilvl w:val="0"/>
                <w:numId w:val="2"/>
              </w:numPr>
            </w:pPr>
            <w:r w:rsidRPr="00253559">
              <w:t>Ator Gerente: Clica no botão Salvar;</w:t>
            </w:r>
          </w:p>
          <w:p w14:paraId="61D02D13" w14:textId="77777777" w:rsidR="0054584C" w:rsidRPr="00253559" w:rsidRDefault="00A70E4B">
            <w:pPr>
              <w:pStyle w:val="DescrioCasodeUso"/>
              <w:numPr>
                <w:ilvl w:val="0"/>
                <w:numId w:val="2"/>
              </w:numPr>
            </w:pPr>
            <w:r w:rsidRPr="00253559">
              <w:t>Sistema: Valida se o nome da categoria foi preenchido;</w:t>
            </w:r>
          </w:p>
          <w:p w14:paraId="0A5E1017" w14:textId="77777777" w:rsidR="0054584C" w:rsidRPr="00253559" w:rsidRDefault="00A70E4B">
            <w:pPr>
              <w:pStyle w:val="DescrioCasodeUso"/>
              <w:numPr>
                <w:ilvl w:val="0"/>
                <w:numId w:val="2"/>
              </w:numPr>
            </w:pPr>
            <w:r w:rsidRPr="00253559">
              <w:t>Sistema: Grava os dados da nova categoria;</w:t>
            </w:r>
          </w:p>
          <w:p w14:paraId="559C0232" w14:textId="77777777" w:rsidR="0054584C" w:rsidRPr="00253559" w:rsidRDefault="00A70E4B">
            <w:pPr>
              <w:pStyle w:val="DescrioCasodeUso"/>
              <w:numPr>
                <w:ilvl w:val="0"/>
                <w:numId w:val="2"/>
              </w:numPr>
            </w:pPr>
            <w:r w:rsidRPr="00253559">
              <w:t>Sistema: Exibe uma mensagem informando que o registro foi incluído;</w:t>
            </w:r>
          </w:p>
          <w:p w14:paraId="5D0D08B6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275B847A" w14:textId="77777777">
        <w:trPr>
          <w:trHeight w:val="340"/>
        </w:trPr>
        <w:tc>
          <w:tcPr>
            <w:tcW w:w="903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15062238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t>Fluxo de Eventos – Alteração</w:t>
            </w:r>
          </w:p>
        </w:tc>
      </w:tr>
      <w:tr w:rsidR="0054584C" w:rsidRPr="00253559" w14:paraId="1FF6FD08" w14:textId="77777777">
        <w:trPr>
          <w:trHeight w:val="420"/>
        </w:trPr>
        <w:tc>
          <w:tcPr>
            <w:tcW w:w="903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7CF616C1" w14:textId="77777777" w:rsidR="0054584C" w:rsidRPr="00253559" w:rsidRDefault="0054584C">
            <w:pPr>
              <w:pStyle w:val="DescrioCasodeUso"/>
            </w:pPr>
          </w:p>
          <w:p w14:paraId="07D3F389" w14:textId="77777777" w:rsidR="0054584C" w:rsidRPr="00253559" w:rsidRDefault="00A70E4B">
            <w:pPr>
              <w:pStyle w:val="DescrioCasodeUso"/>
              <w:numPr>
                <w:ilvl w:val="0"/>
                <w:numId w:val="3"/>
              </w:numPr>
            </w:pPr>
            <w:r w:rsidRPr="00253559">
              <w:t>Ator Gerente: Clica no botão “Categorias” na barra superior do sistema;</w:t>
            </w:r>
          </w:p>
          <w:p w14:paraId="69328757" w14:textId="77777777" w:rsidR="0054584C" w:rsidRPr="00253559" w:rsidRDefault="00A70E4B">
            <w:pPr>
              <w:pStyle w:val="DescrioCasodeUso"/>
              <w:numPr>
                <w:ilvl w:val="0"/>
                <w:numId w:val="3"/>
              </w:numPr>
            </w:pPr>
            <w:r w:rsidRPr="00253559">
              <w:t>Sistema: Exibe a lista de categorias cadastradas;</w:t>
            </w:r>
          </w:p>
          <w:p w14:paraId="527EF3C3" w14:textId="77777777" w:rsidR="0054584C" w:rsidRPr="00253559" w:rsidRDefault="00A70E4B">
            <w:pPr>
              <w:pStyle w:val="DescrioCasodeUso"/>
              <w:numPr>
                <w:ilvl w:val="0"/>
                <w:numId w:val="3"/>
              </w:numPr>
            </w:pPr>
            <w:bookmarkStart w:id="99" w:name="__DdeLink__1040_105703237"/>
            <w:r w:rsidRPr="00253559">
              <w:t xml:space="preserve">Ator Gerente: </w:t>
            </w:r>
            <w:bookmarkEnd w:id="99"/>
            <w:r w:rsidRPr="00253559">
              <w:t>Faz uma busca pelo usuário, utilizando o campo “pesquisa”;</w:t>
            </w:r>
          </w:p>
          <w:p w14:paraId="6B5A73E7" w14:textId="77777777" w:rsidR="0054584C" w:rsidRPr="00253559" w:rsidRDefault="00A70E4B">
            <w:pPr>
              <w:pStyle w:val="DescrioCasodeUso"/>
              <w:numPr>
                <w:ilvl w:val="0"/>
                <w:numId w:val="3"/>
              </w:numPr>
            </w:pPr>
            <w:r w:rsidRPr="00253559">
              <w:t>Ator Gerente: Selecionar na lista uma categoria para alterar;</w:t>
            </w:r>
          </w:p>
          <w:p w14:paraId="081D4C9F" w14:textId="77777777" w:rsidR="0054584C" w:rsidRPr="00253559" w:rsidRDefault="00A70E4B">
            <w:pPr>
              <w:pStyle w:val="DescrioCasodeUso"/>
              <w:numPr>
                <w:ilvl w:val="0"/>
                <w:numId w:val="3"/>
              </w:numPr>
            </w:pPr>
            <w:r w:rsidRPr="00253559">
              <w:t>Ator Gerente: Clica no botão “Alterar”;</w:t>
            </w:r>
          </w:p>
          <w:p w14:paraId="67113239" w14:textId="77777777" w:rsidR="0054584C" w:rsidRPr="00253559" w:rsidRDefault="00A70E4B">
            <w:pPr>
              <w:pStyle w:val="DescrioCasodeUso"/>
              <w:numPr>
                <w:ilvl w:val="0"/>
                <w:numId w:val="3"/>
              </w:numPr>
            </w:pPr>
            <w:r w:rsidRPr="00253559">
              <w:t>Ator Gerente: Altera o nome da categoria, caso deseje;</w:t>
            </w:r>
          </w:p>
          <w:p w14:paraId="19C092F8" w14:textId="77777777" w:rsidR="0054584C" w:rsidRPr="00253559" w:rsidRDefault="00A70E4B">
            <w:pPr>
              <w:pStyle w:val="DescrioCasodeUso"/>
              <w:numPr>
                <w:ilvl w:val="0"/>
                <w:numId w:val="3"/>
              </w:numPr>
            </w:pPr>
            <w:r w:rsidRPr="00253559">
              <w:t>Ator Gerente: Clica no botão “Salvar”;</w:t>
            </w:r>
          </w:p>
          <w:p w14:paraId="0BD2FAE8" w14:textId="77777777" w:rsidR="0054584C" w:rsidRPr="00253559" w:rsidRDefault="00A70E4B">
            <w:pPr>
              <w:pStyle w:val="DescrioCasodeUso"/>
              <w:numPr>
                <w:ilvl w:val="0"/>
                <w:numId w:val="3"/>
              </w:numPr>
            </w:pPr>
            <w:r w:rsidRPr="00253559">
              <w:lastRenderedPageBreak/>
              <w:t>Sistema: Valida o campo nome da categoria;</w:t>
            </w:r>
          </w:p>
          <w:p w14:paraId="37F03C58" w14:textId="77777777" w:rsidR="0054584C" w:rsidRPr="00253559" w:rsidRDefault="00A70E4B">
            <w:pPr>
              <w:pStyle w:val="DescrioCasodeUso"/>
              <w:numPr>
                <w:ilvl w:val="0"/>
                <w:numId w:val="3"/>
              </w:numPr>
            </w:pPr>
            <w:r w:rsidRPr="00253559">
              <w:t>Sistema:  Grava os dados alterados da categoria;</w:t>
            </w:r>
          </w:p>
          <w:p w14:paraId="1647E04D" w14:textId="77777777" w:rsidR="0054584C" w:rsidRPr="00253559" w:rsidRDefault="00A70E4B">
            <w:pPr>
              <w:pStyle w:val="DescrioCasodeUso"/>
              <w:numPr>
                <w:ilvl w:val="0"/>
                <w:numId w:val="3"/>
              </w:numPr>
            </w:pPr>
            <w:r w:rsidRPr="00253559">
              <w:t>Sistema: Exibe novamente a lista de categorias;</w:t>
            </w:r>
          </w:p>
          <w:p w14:paraId="5E74A5C4" w14:textId="77777777" w:rsidR="0054584C" w:rsidRPr="00253559" w:rsidRDefault="00A70E4B">
            <w:pPr>
              <w:pStyle w:val="DescrioCasodeUso"/>
              <w:numPr>
                <w:ilvl w:val="0"/>
                <w:numId w:val="3"/>
              </w:numPr>
            </w:pPr>
            <w:r w:rsidRPr="00253559">
              <w:t>Sistema: Exibe uma mensagem informando que o registro foi alterado;</w:t>
            </w:r>
          </w:p>
          <w:p w14:paraId="3C082818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387F808B" w14:textId="77777777">
        <w:trPr>
          <w:trHeight w:val="340"/>
        </w:trPr>
        <w:tc>
          <w:tcPr>
            <w:tcW w:w="903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6155ED5A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lastRenderedPageBreak/>
              <w:t>Fluxo de Eventos – Exclusão</w:t>
            </w:r>
          </w:p>
        </w:tc>
      </w:tr>
      <w:tr w:rsidR="0054584C" w:rsidRPr="00253559" w14:paraId="4C83BDE3" w14:textId="77777777">
        <w:trPr>
          <w:trHeight w:val="567"/>
        </w:trPr>
        <w:tc>
          <w:tcPr>
            <w:tcW w:w="903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0E732F16" w14:textId="77777777" w:rsidR="0054584C" w:rsidRPr="00253559" w:rsidRDefault="0054584C">
            <w:pPr>
              <w:pStyle w:val="DescrioCasodeUso"/>
            </w:pPr>
          </w:p>
          <w:p w14:paraId="73E2299E" w14:textId="77777777" w:rsidR="0054584C" w:rsidRPr="00253559" w:rsidRDefault="00A70E4B">
            <w:pPr>
              <w:pStyle w:val="DescrioCasodeUso"/>
              <w:numPr>
                <w:ilvl w:val="0"/>
                <w:numId w:val="4"/>
              </w:numPr>
            </w:pPr>
            <w:r w:rsidRPr="00253559">
              <w:t xml:space="preserve"> Gerente: Clica no botão “Categorias” na barra superior do sistema;</w:t>
            </w:r>
          </w:p>
          <w:p w14:paraId="46638F4E" w14:textId="77777777" w:rsidR="0054584C" w:rsidRPr="00253559" w:rsidRDefault="00A70E4B">
            <w:pPr>
              <w:pStyle w:val="DescrioCasodeUso"/>
              <w:numPr>
                <w:ilvl w:val="0"/>
                <w:numId w:val="4"/>
              </w:numPr>
            </w:pPr>
            <w:r w:rsidRPr="00253559">
              <w:t>Sistema: Exibe a lista de categorias cadastradas;</w:t>
            </w:r>
          </w:p>
          <w:p w14:paraId="747D7561" w14:textId="77777777" w:rsidR="0054584C" w:rsidRPr="00253559" w:rsidRDefault="00A70E4B">
            <w:pPr>
              <w:pStyle w:val="DescrioCasodeUso"/>
              <w:numPr>
                <w:ilvl w:val="0"/>
                <w:numId w:val="4"/>
              </w:numPr>
            </w:pPr>
            <w:r w:rsidRPr="00253559">
              <w:t>Ator Gerente: Faz uma busca pela categoria, utilizando o campo “pesquisa”;</w:t>
            </w:r>
          </w:p>
          <w:p w14:paraId="0C0D0679" w14:textId="77777777" w:rsidR="0054584C" w:rsidRPr="00253559" w:rsidRDefault="00A70E4B">
            <w:pPr>
              <w:pStyle w:val="DescrioCasodeUso"/>
              <w:numPr>
                <w:ilvl w:val="0"/>
                <w:numId w:val="4"/>
              </w:numPr>
            </w:pPr>
            <w:r w:rsidRPr="00253559">
              <w:t>Ator Gerente: Selecionar na lista uma categoria para excluir;</w:t>
            </w:r>
          </w:p>
          <w:p w14:paraId="6ABE09B9" w14:textId="77777777" w:rsidR="0054584C" w:rsidRPr="00253559" w:rsidRDefault="00A70E4B">
            <w:pPr>
              <w:pStyle w:val="DescrioCasodeUso"/>
              <w:numPr>
                <w:ilvl w:val="0"/>
                <w:numId w:val="4"/>
              </w:numPr>
            </w:pPr>
            <w:r w:rsidRPr="00253559">
              <w:t>Ator Gerente: Clica no botão “Excluir”;</w:t>
            </w:r>
          </w:p>
          <w:p w14:paraId="17880023" w14:textId="77777777" w:rsidR="0054584C" w:rsidRPr="00253559" w:rsidRDefault="00A70E4B">
            <w:pPr>
              <w:pStyle w:val="DescrioCasodeUso"/>
              <w:numPr>
                <w:ilvl w:val="0"/>
                <w:numId w:val="4"/>
              </w:numPr>
            </w:pPr>
            <w:r w:rsidRPr="00253559">
              <w:t>Sistema: Exibe uma caixa de confirmação para a exclusão;</w:t>
            </w:r>
          </w:p>
          <w:p w14:paraId="5779F0D7" w14:textId="77777777" w:rsidR="0054584C" w:rsidRPr="00253559" w:rsidRDefault="00A70E4B">
            <w:pPr>
              <w:pStyle w:val="DescrioCasodeUso"/>
              <w:numPr>
                <w:ilvl w:val="0"/>
                <w:numId w:val="4"/>
              </w:numPr>
            </w:pPr>
            <w:r w:rsidRPr="00253559">
              <w:t>Ator Gerente: Clica no botão “Sim”;</w:t>
            </w:r>
          </w:p>
          <w:p w14:paraId="7C1955CC" w14:textId="77777777" w:rsidR="0054584C" w:rsidRPr="00253559" w:rsidRDefault="00A70E4B">
            <w:pPr>
              <w:pStyle w:val="DescrioCasodeUso"/>
              <w:numPr>
                <w:ilvl w:val="0"/>
                <w:numId w:val="4"/>
              </w:numPr>
            </w:pPr>
            <w:r w:rsidRPr="00253559">
              <w:t>Sistema: Verifica se esta categoria está vinculada a algum produto;</w:t>
            </w:r>
          </w:p>
          <w:p w14:paraId="72FD7050" w14:textId="77777777" w:rsidR="0054584C" w:rsidRPr="00253559" w:rsidRDefault="00A70E4B">
            <w:pPr>
              <w:pStyle w:val="DescrioCasodeUso"/>
              <w:numPr>
                <w:ilvl w:val="0"/>
                <w:numId w:val="4"/>
              </w:numPr>
            </w:pPr>
            <w:r w:rsidRPr="00253559">
              <w:t>Sistema: Exclui a categoria da base de dados;</w:t>
            </w:r>
          </w:p>
          <w:p w14:paraId="7FCA9AFB" w14:textId="77777777" w:rsidR="0054584C" w:rsidRPr="00253559" w:rsidRDefault="00A70E4B">
            <w:pPr>
              <w:pStyle w:val="DescrioCasodeUso"/>
              <w:numPr>
                <w:ilvl w:val="0"/>
                <w:numId w:val="4"/>
              </w:numPr>
            </w:pPr>
            <w:r w:rsidRPr="00253559">
              <w:t>Sistema: Exibe uma mensagem informando que o registro foi removido;</w:t>
            </w:r>
          </w:p>
          <w:p w14:paraId="1AA87B02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4B479346" w14:textId="77777777">
        <w:trPr>
          <w:trHeight w:val="420"/>
        </w:trPr>
        <w:tc>
          <w:tcPr>
            <w:tcW w:w="903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75189636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t>Tratamento de Exceções</w:t>
            </w:r>
          </w:p>
        </w:tc>
      </w:tr>
      <w:tr w:rsidR="0054584C" w:rsidRPr="00253559" w14:paraId="2C0B0E67" w14:textId="77777777">
        <w:trPr>
          <w:trHeight w:val="420"/>
        </w:trPr>
        <w:tc>
          <w:tcPr>
            <w:tcW w:w="903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13E9AF70" w14:textId="77777777" w:rsidR="0054584C" w:rsidRPr="00253559" w:rsidRDefault="0054584C">
            <w:pPr>
              <w:pStyle w:val="DescrioCasodeUso"/>
            </w:pPr>
          </w:p>
          <w:p w14:paraId="06FC0859" w14:textId="77777777" w:rsidR="0054584C" w:rsidRPr="00253559" w:rsidRDefault="00A70E4B">
            <w:pPr>
              <w:pStyle w:val="DescrioCasodeUso"/>
              <w:numPr>
                <w:ilvl w:val="0"/>
                <w:numId w:val="5"/>
              </w:numPr>
            </w:pPr>
            <w:commentRangeStart w:id="100"/>
            <w:r w:rsidRPr="00253559">
              <w:t>A</w:t>
            </w:r>
            <w:commentRangeEnd w:id="100"/>
            <w:r w:rsidR="00D36B99">
              <w:rPr>
                <w:rStyle w:val="Refdecomentrio"/>
                <w:rFonts w:cs="Tahoma"/>
              </w:rPr>
              <w:commentReference w:id="100"/>
            </w:r>
            <w:r w:rsidRPr="00253559">
              <w:t xml:space="preserve"> categoria não pôde ser gravada, campo obrigatório não foi preenchido;</w:t>
            </w:r>
          </w:p>
          <w:p w14:paraId="0DD8FBB4" w14:textId="77777777" w:rsidR="0054584C" w:rsidRPr="00253559" w:rsidRDefault="00A70E4B">
            <w:pPr>
              <w:pStyle w:val="DescrioCasodeUso"/>
              <w:numPr>
                <w:ilvl w:val="0"/>
                <w:numId w:val="6"/>
              </w:numPr>
            </w:pPr>
            <w:r w:rsidRPr="00253559">
              <w:t>Sistema: Emite mensagem indicando qual é o campo não preenchido;</w:t>
            </w:r>
          </w:p>
          <w:p w14:paraId="583CD2CD" w14:textId="77777777" w:rsidR="0054584C" w:rsidRPr="00253559" w:rsidRDefault="00A70E4B">
            <w:pPr>
              <w:pStyle w:val="DescrioCasodeUso"/>
              <w:numPr>
                <w:ilvl w:val="0"/>
                <w:numId w:val="6"/>
              </w:numPr>
            </w:pPr>
            <w:r w:rsidRPr="00253559">
              <w:t>Sistema: Foca no campo não preenchido;</w:t>
            </w:r>
          </w:p>
          <w:p w14:paraId="306FD4F8" w14:textId="77777777" w:rsidR="0054584C" w:rsidRPr="00253559" w:rsidRDefault="00A70E4B">
            <w:pPr>
              <w:pStyle w:val="DescrioCasodeUso"/>
              <w:numPr>
                <w:ilvl w:val="0"/>
                <w:numId w:val="6"/>
              </w:numPr>
            </w:pPr>
            <w:r w:rsidRPr="00253559">
              <w:t>Retorna ao fluxo de origem;</w:t>
            </w:r>
          </w:p>
          <w:p w14:paraId="4D4A0768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3A87DA8D" w14:textId="77777777">
        <w:trPr>
          <w:trHeight w:val="420"/>
        </w:trPr>
        <w:tc>
          <w:tcPr>
            <w:tcW w:w="903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3F34554B" w14:textId="77777777" w:rsidR="0054584C" w:rsidRPr="00253559" w:rsidRDefault="0054584C">
            <w:pPr>
              <w:pStyle w:val="DescrioCasodeUso"/>
            </w:pPr>
          </w:p>
          <w:p w14:paraId="55B8E9D9" w14:textId="77777777" w:rsidR="0054584C" w:rsidRPr="00253559" w:rsidRDefault="00A70E4B">
            <w:pPr>
              <w:pStyle w:val="DescrioCasodeUso"/>
              <w:numPr>
                <w:ilvl w:val="0"/>
                <w:numId w:val="5"/>
              </w:numPr>
            </w:pPr>
            <w:r w:rsidRPr="00253559">
              <w:t>Categoria não pode ser gravada, já uma categoria com o mesmo nome;</w:t>
            </w:r>
          </w:p>
          <w:p w14:paraId="31F00E3D" w14:textId="77777777" w:rsidR="0054584C" w:rsidRPr="00253559" w:rsidRDefault="00A70E4B">
            <w:pPr>
              <w:pStyle w:val="DescrioCasodeUso"/>
              <w:numPr>
                <w:ilvl w:val="0"/>
                <w:numId w:val="7"/>
              </w:numPr>
            </w:pPr>
            <w:r w:rsidRPr="00253559">
              <w:t>Sistema: Exibe uma mensagem informando que a categoria já existe;</w:t>
            </w:r>
          </w:p>
          <w:p w14:paraId="615EFCEB" w14:textId="77777777" w:rsidR="0054584C" w:rsidRPr="00253559" w:rsidRDefault="00A70E4B">
            <w:pPr>
              <w:pStyle w:val="DescrioCasodeUso"/>
              <w:numPr>
                <w:ilvl w:val="0"/>
                <w:numId w:val="7"/>
              </w:numPr>
            </w:pPr>
            <w:r w:rsidRPr="00253559">
              <w:t>Sistema: Retorna ao fluxo original;</w:t>
            </w:r>
          </w:p>
          <w:p w14:paraId="1419BD82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07F1DEB2" w14:textId="77777777">
        <w:trPr>
          <w:trHeight w:val="420"/>
        </w:trPr>
        <w:tc>
          <w:tcPr>
            <w:tcW w:w="903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08D82127" w14:textId="77777777" w:rsidR="0054584C" w:rsidRPr="00253559" w:rsidRDefault="0054584C">
            <w:pPr>
              <w:pStyle w:val="DescrioCasodeUso"/>
            </w:pPr>
          </w:p>
          <w:p w14:paraId="667C850C" w14:textId="77777777" w:rsidR="0054584C" w:rsidRPr="00253559" w:rsidRDefault="00A70E4B">
            <w:pPr>
              <w:pStyle w:val="DescrioCasodeUso"/>
              <w:numPr>
                <w:ilvl w:val="0"/>
                <w:numId w:val="5"/>
              </w:numPr>
            </w:pPr>
            <w:r w:rsidRPr="00253559">
              <w:t>A categoria não pôde ser excluída, está vinculada a um ou mais produtos;</w:t>
            </w:r>
          </w:p>
          <w:p w14:paraId="5208F9D2" w14:textId="77777777" w:rsidR="0054584C" w:rsidRPr="00253559" w:rsidRDefault="00A70E4B">
            <w:pPr>
              <w:pStyle w:val="DescrioCasodeUso"/>
              <w:numPr>
                <w:ilvl w:val="0"/>
                <w:numId w:val="29"/>
              </w:numPr>
            </w:pPr>
            <w:r w:rsidRPr="00253559">
              <w:t>Sistema: Emite mensagem que a categoria está sendo usada;</w:t>
            </w:r>
          </w:p>
          <w:p w14:paraId="3D64CCAC" w14:textId="77777777" w:rsidR="0054584C" w:rsidRPr="00253559" w:rsidRDefault="00A70E4B">
            <w:pPr>
              <w:pStyle w:val="DescrioCasodeUso"/>
              <w:numPr>
                <w:ilvl w:val="0"/>
                <w:numId w:val="29"/>
              </w:numPr>
            </w:pPr>
            <w:r w:rsidRPr="00253559">
              <w:lastRenderedPageBreak/>
              <w:t>Sistema: Retorna ao fluxo de origem;</w:t>
            </w:r>
          </w:p>
          <w:p w14:paraId="5F0CC517" w14:textId="77777777" w:rsidR="0054584C" w:rsidRPr="00253559" w:rsidRDefault="0054584C">
            <w:pPr>
              <w:pStyle w:val="DescrioCasodeUso"/>
            </w:pPr>
          </w:p>
        </w:tc>
      </w:tr>
    </w:tbl>
    <w:p w14:paraId="64F9163F" w14:textId="77777777" w:rsidR="0054584C" w:rsidRPr="00253559" w:rsidRDefault="0054584C">
      <w:pPr>
        <w:rPr>
          <w:rFonts w:cs="Arial"/>
        </w:rPr>
      </w:pPr>
    </w:p>
    <w:p w14:paraId="42D768F2" w14:textId="77777777" w:rsidR="0054584C" w:rsidRPr="00253559" w:rsidRDefault="0054584C">
      <w:pPr>
        <w:rPr>
          <w:rFonts w:cs="Arial"/>
        </w:rPr>
      </w:pPr>
    </w:p>
    <w:tbl>
      <w:tblPr>
        <w:tblW w:w="0" w:type="auto"/>
        <w:tblInd w:w="-18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-5" w:type="dxa"/>
        </w:tblCellMar>
        <w:tblLook w:val="04A0" w:firstRow="1" w:lastRow="0" w:firstColumn="1" w:lastColumn="0" w:noHBand="0" w:noVBand="1"/>
      </w:tblPr>
      <w:tblGrid>
        <w:gridCol w:w="2313"/>
        <w:gridCol w:w="6727"/>
      </w:tblGrid>
      <w:tr w:rsidR="0054584C" w:rsidRPr="00253559" w14:paraId="56C34537" w14:textId="77777777">
        <w:trPr>
          <w:trHeight w:val="708"/>
        </w:trPr>
        <w:tc>
          <w:tcPr>
            <w:tcW w:w="23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  <w:vAlign w:val="center"/>
          </w:tcPr>
          <w:p w14:paraId="5CE1E1A1" w14:textId="77777777" w:rsidR="0054584C" w:rsidRPr="00253559" w:rsidRDefault="00A70E4B">
            <w:pPr>
              <w:rPr>
                <w:rFonts w:cs="Arial"/>
                <w:b/>
                <w:sz w:val="28"/>
                <w:szCs w:val="28"/>
              </w:rPr>
            </w:pPr>
            <w:r w:rsidRPr="00253559">
              <w:rPr>
                <w:rFonts w:cs="Arial"/>
                <w:b/>
                <w:sz w:val="28"/>
                <w:szCs w:val="28"/>
              </w:rPr>
              <w:t>UC 01</w:t>
            </w:r>
          </w:p>
          <w:p w14:paraId="6099D5E5" w14:textId="77777777" w:rsidR="0054584C" w:rsidRPr="00253559" w:rsidRDefault="00A70E4B">
            <w:pPr>
              <w:rPr>
                <w:rFonts w:cs="Arial"/>
                <w:b/>
                <w:sz w:val="28"/>
                <w:szCs w:val="28"/>
              </w:rPr>
            </w:pPr>
            <w:r w:rsidRPr="00253559">
              <w:rPr>
                <w:rFonts w:cs="Arial"/>
                <w:b/>
                <w:sz w:val="28"/>
                <w:szCs w:val="28"/>
              </w:rPr>
              <w:t>RF 03</w:t>
            </w:r>
          </w:p>
        </w:tc>
        <w:tc>
          <w:tcPr>
            <w:tcW w:w="67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  <w:vAlign w:val="center"/>
          </w:tcPr>
          <w:p w14:paraId="08AFAE6D" w14:textId="77777777" w:rsidR="0054584C" w:rsidRPr="00253559" w:rsidRDefault="00A70E4B">
            <w:pPr>
              <w:pStyle w:val="NomeCasodeUso"/>
              <w:rPr>
                <w:rFonts w:ascii="Arial" w:hAnsi="Arial"/>
              </w:rPr>
            </w:pPr>
            <w:r w:rsidRPr="00253559">
              <w:rPr>
                <w:rFonts w:ascii="Arial" w:hAnsi="Arial"/>
              </w:rPr>
              <w:t>Gerenciar Produtos</w:t>
            </w:r>
          </w:p>
        </w:tc>
      </w:tr>
      <w:tr w:rsidR="0054584C" w:rsidRPr="00253559" w14:paraId="005EFF9A" w14:textId="77777777">
        <w:trPr>
          <w:trHeight w:val="340"/>
        </w:trPr>
        <w:tc>
          <w:tcPr>
            <w:tcW w:w="23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1C4342F9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Ator</w:t>
            </w:r>
          </w:p>
        </w:tc>
        <w:tc>
          <w:tcPr>
            <w:tcW w:w="67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5B6D04D3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Gerente</w:t>
            </w:r>
          </w:p>
        </w:tc>
      </w:tr>
      <w:tr w:rsidR="0054584C" w:rsidRPr="00253559" w14:paraId="1DA83C28" w14:textId="77777777">
        <w:trPr>
          <w:trHeight w:val="567"/>
        </w:trPr>
        <w:tc>
          <w:tcPr>
            <w:tcW w:w="23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57806E77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Descrição</w:t>
            </w:r>
          </w:p>
        </w:tc>
        <w:tc>
          <w:tcPr>
            <w:tcW w:w="67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751ABBEC" w14:textId="77777777" w:rsidR="0054584C" w:rsidRPr="00253559" w:rsidRDefault="00A70E4B">
            <w:pPr>
              <w:pStyle w:val="DescrioCasodeUso"/>
            </w:pPr>
            <w:r w:rsidRPr="00253559">
              <w:t>Gerenciar o cadastro de produtos disponíveis no sistema, são estes os produtos que estarão disponíveis para o cliente</w:t>
            </w:r>
          </w:p>
        </w:tc>
      </w:tr>
      <w:tr w:rsidR="0054584C" w:rsidRPr="00253559" w14:paraId="1BE278C3" w14:textId="77777777">
        <w:trPr>
          <w:trHeight w:val="340"/>
        </w:trPr>
        <w:tc>
          <w:tcPr>
            <w:tcW w:w="23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5A1881E7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Pré-condição</w:t>
            </w:r>
          </w:p>
        </w:tc>
        <w:tc>
          <w:tcPr>
            <w:tcW w:w="67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793C5DAC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Categoria cadastrada</w:t>
            </w:r>
          </w:p>
        </w:tc>
      </w:tr>
      <w:tr w:rsidR="0054584C" w:rsidRPr="00253559" w14:paraId="0CFA15E3" w14:textId="77777777">
        <w:trPr>
          <w:trHeight w:val="340"/>
        </w:trPr>
        <w:tc>
          <w:tcPr>
            <w:tcW w:w="23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5A3F8C42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Pós-condição</w:t>
            </w:r>
          </w:p>
        </w:tc>
        <w:tc>
          <w:tcPr>
            <w:tcW w:w="67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52F49B63" w14:textId="77777777" w:rsidR="0054584C" w:rsidRPr="00253559" w:rsidRDefault="0054584C"/>
        </w:tc>
      </w:tr>
      <w:tr w:rsidR="0054584C" w:rsidRPr="00253559" w14:paraId="65A518F0" w14:textId="77777777">
        <w:trPr>
          <w:trHeight w:val="340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71264EAC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t>Fluxo de Eventos – Inclusão</w:t>
            </w:r>
          </w:p>
        </w:tc>
      </w:tr>
      <w:tr w:rsidR="0054584C" w:rsidRPr="00253559" w14:paraId="2C248064" w14:textId="77777777">
        <w:trPr>
          <w:trHeight w:val="3775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09BAA427" w14:textId="77777777" w:rsidR="0054584C" w:rsidRPr="00253559" w:rsidRDefault="0054584C">
            <w:pPr>
              <w:pStyle w:val="DescrioCasodeUso"/>
            </w:pPr>
          </w:p>
          <w:p w14:paraId="58383466" w14:textId="77777777" w:rsidR="0054584C" w:rsidRPr="00253559" w:rsidRDefault="00A70E4B">
            <w:pPr>
              <w:pStyle w:val="DescrioCasodeUso"/>
              <w:numPr>
                <w:ilvl w:val="0"/>
                <w:numId w:val="30"/>
              </w:numPr>
            </w:pPr>
            <w:r w:rsidRPr="00253559">
              <w:t>Ator Gerente: Clica no botão “Produtos” na barra superior do sistema;</w:t>
            </w:r>
          </w:p>
          <w:p w14:paraId="7F3F0AC9" w14:textId="77777777" w:rsidR="0054584C" w:rsidRPr="00253559" w:rsidRDefault="00A70E4B">
            <w:pPr>
              <w:pStyle w:val="DescrioCasodeUso"/>
              <w:numPr>
                <w:ilvl w:val="0"/>
                <w:numId w:val="30"/>
              </w:numPr>
            </w:pPr>
            <w:r w:rsidRPr="00253559">
              <w:t>Sistema: Exibe a tela de listagem de produtos;</w:t>
            </w:r>
          </w:p>
          <w:p w14:paraId="308DCA24" w14:textId="77777777" w:rsidR="0054584C" w:rsidRPr="00253559" w:rsidRDefault="00A70E4B">
            <w:pPr>
              <w:pStyle w:val="DescrioCasodeUso"/>
              <w:numPr>
                <w:ilvl w:val="0"/>
                <w:numId w:val="30"/>
              </w:numPr>
            </w:pPr>
            <w:r w:rsidRPr="00253559">
              <w:t>Ator Gerente: Clica no botão “Novo”;</w:t>
            </w:r>
          </w:p>
          <w:p w14:paraId="4A908A23" w14:textId="77777777" w:rsidR="0054584C" w:rsidRPr="00253559" w:rsidRDefault="00A70E4B">
            <w:pPr>
              <w:pStyle w:val="DescrioCasodeUso"/>
              <w:numPr>
                <w:ilvl w:val="0"/>
                <w:numId w:val="30"/>
              </w:numPr>
            </w:pPr>
            <w:r w:rsidRPr="00253559">
              <w:t>Ator Gerente: Preenche os campos com os dados do produto para inclusão;</w:t>
            </w:r>
          </w:p>
          <w:p w14:paraId="2610505C" w14:textId="77777777" w:rsidR="0054584C" w:rsidRPr="00253559" w:rsidRDefault="00A70E4B">
            <w:pPr>
              <w:pStyle w:val="DescrioCasodeUso"/>
              <w:numPr>
                <w:ilvl w:val="0"/>
                <w:numId w:val="30"/>
              </w:numPr>
            </w:pPr>
            <w:r w:rsidRPr="00253559">
              <w:t>Ator Gerente: Clica no botão Salvar;</w:t>
            </w:r>
          </w:p>
          <w:p w14:paraId="5AE7A59F" w14:textId="77777777" w:rsidR="0054584C" w:rsidRPr="00253559" w:rsidRDefault="00A70E4B">
            <w:pPr>
              <w:pStyle w:val="DescrioCasodeUso"/>
              <w:numPr>
                <w:ilvl w:val="0"/>
                <w:numId w:val="30"/>
              </w:numPr>
            </w:pPr>
            <w:r w:rsidRPr="00253559">
              <w:t>Sistema: Valida os campos obrigatórios;</w:t>
            </w:r>
          </w:p>
          <w:p w14:paraId="03C9BA8E" w14:textId="77777777" w:rsidR="0054584C" w:rsidRPr="00253559" w:rsidRDefault="00A70E4B">
            <w:pPr>
              <w:pStyle w:val="DescrioCasodeUso"/>
              <w:numPr>
                <w:ilvl w:val="0"/>
                <w:numId w:val="30"/>
              </w:numPr>
            </w:pPr>
            <w:r w:rsidRPr="00253559">
              <w:t>Sistema: Grava os dados do novo produto;</w:t>
            </w:r>
          </w:p>
          <w:p w14:paraId="6D067B60" w14:textId="77777777" w:rsidR="0054584C" w:rsidRPr="00253559" w:rsidRDefault="00A70E4B">
            <w:pPr>
              <w:pStyle w:val="DescrioCasodeUso"/>
              <w:numPr>
                <w:ilvl w:val="0"/>
                <w:numId w:val="30"/>
              </w:numPr>
            </w:pPr>
            <w:r w:rsidRPr="00253559">
              <w:t>Sistema: Exibe uma mensagem informando que o produto foi incluído na base de dados;</w:t>
            </w:r>
          </w:p>
          <w:p w14:paraId="2CB80F02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2FB53176" w14:textId="77777777">
        <w:trPr>
          <w:trHeight w:val="340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0F5E4CCE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t>Fluxo de Eventos – Alteração</w:t>
            </w:r>
          </w:p>
        </w:tc>
      </w:tr>
      <w:tr w:rsidR="0054584C" w:rsidRPr="00253559" w14:paraId="6A69D968" w14:textId="77777777">
        <w:trPr>
          <w:trHeight w:val="420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55373F4D" w14:textId="77777777" w:rsidR="0054584C" w:rsidRPr="00253559" w:rsidRDefault="0054584C">
            <w:pPr>
              <w:pStyle w:val="DescrioCasodeUso"/>
            </w:pPr>
          </w:p>
          <w:p w14:paraId="43845918" w14:textId="77777777" w:rsidR="0054584C" w:rsidRPr="00253559" w:rsidRDefault="00A70E4B">
            <w:pPr>
              <w:pStyle w:val="DescrioCasodeUso"/>
              <w:numPr>
                <w:ilvl w:val="0"/>
                <w:numId w:val="31"/>
              </w:numPr>
            </w:pPr>
            <w:r w:rsidRPr="00253559">
              <w:t>Ator Gerente: Clica no botão “Produtos” na barra superior do sistema;</w:t>
            </w:r>
          </w:p>
          <w:p w14:paraId="475ACBAE" w14:textId="77777777" w:rsidR="0054584C" w:rsidRPr="00253559" w:rsidRDefault="00A70E4B">
            <w:pPr>
              <w:pStyle w:val="DescrioCasodeUso"/>
              <w:numPr>
                <w:ilvl w:val="0"/>
                <w:numId w:val="31"/>
              </w:numPr>
            </w:pPr>
            <w:r w:rsidRPr="00253559">
              <w:t>Sistema: Exibe a lista de produtos cadastrados;</w:t>
            </w:r>
          </w:p>
          <w:p w14:paraId="0144A383" w14:textId="77777777" w:rsidR="0054584C" w:rsidRPr="00253559" w:rsidRDefault="00A70E4B">
            <w:pPr>
              <w:pStyle w:val="DescrioCasodeUso"/>
              <w:numPr>
                <w:ilvl w:val="0"/>
                <w:numId w:val="31"/>
              </w:numPr>
            </w:pPr>
            <w:bookmarkStart w:id="101" w:name="__DdeLink__1040_10570323713"/>
            <w:r w:rsidRPr="00253559">
              <w:t xml:space="preserve">Ator Gerente: </w:t>
            </w:r>
            <w:bookmarkEnd w:id="101"/>
            <w:r w:rsidRPr="00253559">
              <w:t>Faz uma busca pelo produto desejado, utilizando os campos para filtragem da busca.</w:t>
            </w:r>
          </w:p>
          <w:p w14:paraId="41418F23" w14:textId="77777777" w:rsidR="0054584C" w:rsidRPr="00253559" w:rsidRDefault="00A70E4B">
            <w:pPr>
              <w:pStyle w:val="DescrioCasodeUso"/>
              <w:numPr>
                <w:ilvl w:val="0"/>
                <w:numId w:val="31"/>
              </w:numPr>
            </w:pPr>
            <w:r w:rsidRPr="00253559">
              <w:t>Ator Gerente: Selecionar um produto na lista para alteração;</w:t>
            </w:r>
          </w:p>
          <w:p w14:paraId="0B1D148D" w14:textId="77777777" w:rsidR="0054584C" w:rsidRPr="00253559" w:rsidRDefault="00A70E4B">
            <w:pPr>
              <w:pStyle w:val="DescrioCasodeUso"/>
              <w:numPr>
                <w:ilvl w:val="0"/>
                <w:numId w:val="31"/>
              </w:numPr>
            </w:pPr>
            <w:r w:rsidRPr="00253559">
              <w:t>Ator Gerente: Clica no botão “Alterar”;</w:t>
            </w:r>
          </w:p>
          <w:p w14:paraId="75AA1433" w14:textId="77777777" w:rsidR="0054584C" w:rsidRPr="00253559" w:rsidRDefault="00A70E4B">
            <w:pPr>
              <w:pStyle w:val="DescrioCasodeUso"/>
              <w:numPr>
                <w:ilvl w:val="0"/>
                <w:numId w:val="31"/>
              </w:numPr>
            </w:pPr>
            <w:r w:rsidRPr="00253559">
              <w:t>Ator Gerente: Informa os novos dados para alteração do produto;</w:t>
            </w:r>
          </w:p>
          <w:p w14:paraId="18D5E476" w14:textId="77777777" w:rsidR="0054584C" w:rsidRPr="00253559" w:rsidRDefault="00A70E4B">
            <w:pPr>
              <w:pStyle w:val="DescrioCasodeUso"/>
              <w:numPr>
                <w:ilvl w:val="0"/>
                <w:numId w:val="31"/>
              </w:numPr>
            </w:pPr>
            <w:r w:rsidRPr="00253559">
              <w:t>Ator Gerente: Clica no botão “Salvar”;</w:t>
            </w:r>
          </w:p>
          <w:p w14:paraId="60AA4720" w14:textId="77777777" w:rsidR="0054584C" w:rsidRPr="00253559" w:rsidRDefault="00A70E4B">
            <w:pPr>
              <w:pStyle w:val="DescrioCasodeUso"/>
              <w:numPr>
                <w:ilvl w:val="0"/>
                <w:numId w:val="31"/>
              </w:numPr>
            </w:pPr>
            <w:r w:rsidRPr="00253559">
              <w:lastRenderedPageBreak/>
              <w:t>Sistema: Valida os dados informados e campos obrigatórios;</w:t>
            </w:r>
          </w:p>
          <w:p w14:paraId="7F7782AB" w14:textId="77777777" w:rsidR="0054584C" w:rsidRPr="00253559" w:rsidRDefault="00A70E4B">
            <w:pPr>
              <w:pStyle w:val="DescrioCasodeUso"/>
              <w:numPr>
                <w:ilvl w:val="0"/>
                <w:numId w:val="31"/>
              </w:numPr>
            </w:pPr>
            <w:r w:rsidRPr="00253559">
              <w:t>Sistema:  Grava os dados do produto alterado;</w:t>
            </w:r>
          </w:p>
          <w:p w14:paraId="26DCD77A" w14:textId="77777777" w:rsidR="0054584C" w:rsidRPr="00253559" w:rsidRDefault="00A70E4B">
            <w:pPr>
              <w:pStyle w:val="DescrioCasodeUso"/>
              <w:numPr>
                <w:ilvl w:val="0"/>
                <w:numId w:val="31"/>
              </w:numPr>
            </w:pPr>
            <w:r w:rsidRPr="00253559">
              <w:t>Sistema: Exibe novamente a lista de produtos;</w:t>
            </w:r>
          </w:p>
          <w:p w14:paraId="014338D1" w14:textId="77777777" w:rsidR="0054584C" w:rsidRPr="00253559" w:rsidRDefault="00A70E4B">
            <w:pPr>
              <w:pStyle w:val="DescrioCasodeUso"/>
              <w:numPr>
                <w:ilvl w:val="0"/>
                <w:numId w:val="31"/>
              </w:numPr>
            </w:pPr>
            <w:r w:rsidRPr="00253559">
              <w:t>Sistema: Exibe uma mensagem informando que o produto foi alterado;</w:t>
            </w:r>
          </w:p>
          <w:p w14:paraId="0AE76712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48BD2CE1" w14:textId="77777777">
        <w:trPr>
          <w:trHeight w:val="340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79C65524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lastRenderedPageBreak/>
              <w:t>Fluxo de Eventos – Exclusão</w:t>
            </w:r>
          </w:p>
        </w:tc>
      </w:tr>
      <w:tr w:rsidR="0054584C" w:rsidRPr="00253559" w14:paraId="190139CF" w14:textId="77777777">
        <w:trPr>
          <w:trHeight w:val="567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1C6F95AC" w14:textId="77777777" w:rsidR="0054584C" w:rsidRPr="00253559" w:rsidRDefault="0054584C">
            <w:pPr>
              <w:pStyle w:val="DescrioCasodeUso"/>
            </w:pPr>
          </w:p>
          <w:p w14:paraId="7FCDAA77" w14:textId="77777777" w:rsidR="0054584C" w:rsidRPr="00253559" w:rsidRDefault="00A70E4B">
            <w:pPr>
              <w:pStyle w:val="DescrioCasodeUso"/>
              <w:numPr>
                <w:ilvl w:val="0"/>
                <w:numId w:val="32"/>
              </w:numPr>
            </w:pPr>
            <w:r w:rsidRPr="00253559">
              <w:t>Ator Gerente: Clica no botão “Produtos” na barra superior do sistema;</w:t>
            </w:r>
          </w:p>
          <w:p w14:paraId="1011A646" w14:textId="77777777" w:rsidR="0054584C" w:rsidRPr="00253559" w:rsidRDefault="00A70E4B">
            <w:pPr>
              <w:pStyle w:val="DescrioCasodeUso"/>
              <w:numPr>
                <w:ilvl w:val="0"/>
                <w:numId w:val="32"/>
              </w:numPr>
            </w:pPr>
            <w:r w:rsidRPr="00253559">
              <w:t>Sistema: Exibe a lista de produtos;</w:t>
            </w:r>
          </w:p>
          <w:p w14:paraId="10247578" w14:textId="77777777" w:rsidR="0054584C" w:rsidRPr="00253559" w:rsidRDefault="00A70E4B">
            <w:pPr>
              <w:pStyle w:val="DescrioCasodeUso"/>
              <w:numPr>
                <w:ilvl w:val="0"/>
                <w:numId w:val="32"/>
              </w:numPr>
            </w:pPr>
            <w:r w:rsidRPr="00253559">
              <w:t>Ator Gerente: Faz uma busca, informando os dados para filtragem de produtos;</w:t>
            </w:r>
          </w:p>
          <w:p w14:paraId="61BB2C3F" w14:textId="77777777" w:rsidR="0054584C" w:rsidRPr="00253559" w:rsidRDefault="00A70E4B">
            <w:pPr>
              <w:pStyle w:val="DescrioCasodeUso"/>
              <w:numPr>
                <w:ilvl w:val="0"/>
                <w:numId w:val="32"/>
              </w:numPr>
            </w:pPr>
            <w:r w:rsidRPr="00253559">
              <w:t>Ator Gerente: Selecionar um produto na lista para alteração;</w:t>
            </w:r>
          </w:p>
          <w:p w14:paraId="649D5ACE" w14:textId="77777777" w:rsidR="0054584C" w:rsidRPr="00253559" w:rsidRDefault="00A70E4B">
            <w:pPr>
              <w:pStyle w:val="DescrioCasodeUso"/>
              <w:numPr>
                <w:ilvl w:val="0"/>
                <w:numId w:val="32"/>
              </w:numPr>
            </w:pPr>
            <w:r w:rsidRPr="00253559">
              <w:t>Ator Gerente: Clica no botão “Excluir”;</w:t>
            </w:r>
          </w:p>
          <w:p w14:paraId="03B17C96" w14:textId="77777777" w:rsidR="0054584C" w:rsidRPr="00253559" w:rsidRDefault="00A70E4B">
            <w:pPr>
              <w:pStyle w:val="DescrioCasodeUso"/>
              <w:numPr>
                <w:ilvl w:val="0"/>
                <w:numId w:val="32"/>
              </w:numPr>
            </w:pPr>
            <w:r w:rsidRPr="00253559">
              <w:t>Sistema: Exibe uma caixa de confirmação de exclusão;</w:t>
            </w:r>
          </w:p>
          <w:p w14:paraId="4B05419C" w14:textId="77777777" w:rsidR="0054584C" w:rsidRPr="00253559" w:rsidRDefault="00A70E4B">
            <w:pPr>
              <w:pStyle w:val="DescrioCasodeUso"/>
              <w:numPr>
                <w:ilvl w:val="0"/>
                <w:numId w:val="32"/>
              </w:numPr>
            </w:pPr>
            <w:r w:rsidRPr="00253559">
              <w:t>Ator Gerente: Clica no botão “Sim”;</w:t>
            </w:r>
          </w:p>
          <w:p w14:paraId="23B2E394" w14:textId="77777777" w:rsidR="0054584C" w:rsidRPr="00253559" w:rsidRDefault="00A70E4B">
            <w:pPr>
              <w:pStyle w:val="DescrioCasodeUso"/>
              <w:numPr>
                <w:ilvl w:val="0"/>
                <w:numId w:val="32"/>
              </w:numPr>
            </w:pPr>
            <w:r w:rsidRPr="00253559">
              <w:t>Sistema: Exclui o produto da base de dados;</w:t>
            </w:r>
          </w:p>
          <w:p w14:paraId="20D15971" w14:textId="77777777" w:rsidR="0054584C" w:rsidRPr="00253559" w:rsidRDefault="00A70E4B">
            <w:pPr>
              <w:pStyle w:val="DescrioCasodeUso"/>
              <w:numPr>
                <w:ilvl w:val="0"/>
                <w:numId w:val="32"/>
              </w:numPr>
            </w:pPr>
            <w:r w:rsidRPr="00253559">
              <w:t>Sistema: Exibe uma mensagem informando que o produto foi excluído;</w:t>
            </w:r>
          </w:p>
          <w:p w14:paraId="1A611221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068BC139" w14:textId="77777777">
        <w:trPr>
          <w:trHeight w:val="420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5F13680E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t>Tratamento de Exceções</w:t>
            </w:r>
          </w:p>
        </w:tc>
      </w:tr>
      <w:tr w:rsidR="0054584C" w:rsidRPr="00253559" w14:paraId="0EBA6364" w14:textId="77777777">
        <w:trPr>
          <w:trHeight w:val="420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3A805CE8" w14:textId="77777777" w:rsidR="0054584C" w:rsidRPr="00253559" w:rsidRDefault="0054584C">
            <w:pPr>
              <w:pStyle w:val="DescrioCasodeUso"/>
            </w:pPr>
          </w:p>
          <w:p w14:paraId="697908C5" w14:textId="77777777" w:rsidR="0054584C" w:rsidRPr="00253559" w:rsidRDefault="00A70E4B">
            <w:pPr>
              <w:pStyle w:val="DescrioCasodeUso"/>
              <w:numPr>
                <w:ilvl w:val="0"/>
                <w:numId w:val="5"/>
              </w:numPr>
            </w:pPr>
            <w:r w:rsidRPr="00253559">
              <w:t>O produto não pôde ser gravado, campos obrigatórios não foram preenchidos;</w:t>
            </w:r>
          </w:p>
          <w:p w14:paraId="63525B42" w14:textId="77777777" w:rsidR="0054584C" w:rsidRPr="00253559" w:rsidRDefault="00A70E4B">
            <w:pPr>
              <w:pStyle w:val="DescrioCasodeUso"/>
              <w:numPr>
                <w:ilvl w:val="0"/>
                <w:numId w:val="33"/>
              </w:numPr>
            </w:pPr>
            <w:r w:rsidRPr="00253559">
              <w:t>Sistema: Exibe uma mensagem informando qual o campo não preenchido corretamente;</w:t>
            </w:r>
          </w:p>
          <w:p w14:paraId="6983F02E" w14:textId="77777777" w:rsidR="0054584C" w:rsidRPr="00253559" w:rsidRDefault="00A70E4B">
            <w:pPr>
              <w:pStyle w:val="DescrioCasodeUso"/>
              <w:numPr>
                <w:ilvl w:val="0"/>
                <w:numId w:val="33"/>
              </w:numPr>
            </w:pPr>
            <w:r w:rsidRPr="00253559">
              <w:t>Sistema: Foca no campo não preenchido;</w:t>
            </w:r>
          </w:p>
          <w:p w14:paraId="05A2028F" w14:textId="77777777" w:rsidR="0054584C" w:rsidRPr="00253559" w:rsidRDefault="00A70E4B">
            <w:pPr>
              <w:pStyle w:val="DescrioCasodeUso"/>
              <w:numPr>
                <w:ilvl w:val="0"/>
                <w:numId w:val="33"/>
              </w:numPr>
            </w:pPr>
            <w:r w:rsidRPr="00253559">
              <w:t>Retorna ao fluxo de origem;</w:t>
            </w:r>
          </w:p>
          <w:p w14:paraId="3348E65E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05116F33" w14:textId="77777777">
        <w:trPr>
          <w:trHeight w:val="420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1F83B27F" w14:textId="77777777" w:rsidR="0054584C" w:rsidRPr="00253559" w:rsidRDefault="0054584C">
            <w:pPr>
              <w:pStyle w:val="DescrioCasodeUso"/>
            </w:pPr>
          </w:p>
          <w:p w14:paraId="1A636A56" w14:textId="77777777" w:rsidR="0054584C" w:rsidRPr="00253559" w:rsidRDefault="00A70E4B">
            <w:pPr>
              <w:pStyle w:val="DescrioCasodeUso"/>
              <w:numPr>
                <w:ilvl w:val="0"/>
                <w:numId w:val="5"/>
              </w:numPr>
            </w:pPr>
            <w:r w:rsidRPr="00253559">
              <w:t>O produto não pôde ser gravado, já existe um produto com o mesmo nome;</w:t>
            </w:r>
          </w:p>
          <w:p w14:paraId="72F3218F" w14:textId="77777777" w:rsidR="0054584C" w:rsidRPr="00253559" w:rsidRDefault="00A70E4B">
            <w:pPr>
              <w:pStyle w:val="DescrioCasodeUso"/>
              <w:numPr>
                <w:ilvl w:val="0"/>
                <w:numId w:val="34"/>
              </w:numPr>
            </w:pPr>
            <w:r w:rsidRPr="00253559">
              <w:t>Sistema: Emite uma mensagem indicando que o produto já está cadastrado;</w:t>
            </w:r>
          </w:p>
          <w:p w14:paraId="745B4D41" w14:textId="77777777" w:rsidR="0054584C" w:rsidRPr="00253559" w:rsidRDefault="00A70E4B">
            <w:pPr>
              <w:pStyle w:val="DescrioCasodeUso"/>
              <w:numPr>
                <w:ilvl w:val="0"/>
                <w:numId w:val="34"/>
              </w:numPr>
            </w:pPr>
            <w:r w:rsidRPr="00253559">
              <w:t>Sistema: Retorna ao fluxo de origem;</w:t>
            </w:r>
          </w:p>
          <w:p w14:paraId="6DAF9C70" w14:textId="77777777" w:rsidR="0054584C" w:rsidRPr="00253559" w:rsidRDefault="0054584C">
            <w:pPr>
              <w:pStyle w:val="DescrioCasodeUso"/>
            </w:pPr>
          </w:p>
        </w:tc>
      </w:tr>
    </w:tbl>
    <w:p w14:paraId="08E3AA68" w14:textId="77777777" w:rsidR="0054584C" w:rsidRPr="00253559" w:rsidRDefault="0054584C">
      <w:pPr>
        <w:rPr>
          <w:rFonts w:cs="Arial"/>
        </w:rPr>
      </w:pPr>
    </w:p>
    <w:p w14:paraId="210D1812" w14:textId="77777777" w:rsidR="0054584C" w:rsidRPr="00253559" w:rsidRDefault="0054584C">
      <w:pPr>
        <w:rPr>
          <w:rFonts w:cs="Arial"/>
        </w:rPr>
      </w:pPr>
    </w:p>
    <w:p w14:paraId="0E613E89" w14:textId="77777777" w:rsidR="0054584C" w:rsidRPr="00253559" w:rsidRDefault="0054584C">
      <w:pPr>
        <w:rPr>
          <w:rFonts w:cs="Arial"/>
        </w:rPr>
      </w:pPr>
    </w:p>
    <w:tbl>
      <w:tblPr>
        <w:tblW w:w="0" w:type="auto"/>
        <w:tblInd w:w="-18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-5" w:type="dxa"/>
        </w:tblCellMar>
        <w:tblLook w:val="04A0" w:firstRow="1" w:lastRow="0" w:firstColumn="1" w:lastColumn="0" w:noHBand="0" w:noVBand="1"/>
      </w:tblPr>
      <w:tblGrid>
        <w:gridCol w:w="2314"/>
        <w:gridCol w:w="6727"/>
      </w:tblGrid>
      <w:tr w:rsidR="0054584C" w:rsidRPr="00253559" w14:paraId="4FDE8A1B" w14:textId="77777777">
        <w:trPr>
          <w:trHeight w:val="708"/>
        </w:trPr>
        <w:tc>
          <w:tcPr>
            <w:tcW w:w="23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  <w:vAlign w:val="center"/>
          </w:tcPr>
          <w:p w14:paraId="43A8D8FF" w14:textId="77777777" w:rsidR="0054584C" w:rsidRPr="00253559" w:rsidRDefault="00A70E4B">
            <w:pPr>
              <w:rPr>
                <w:rFonts w:cs="Arial"/>
                <w:b/>
                <w:sz w:val="28"/>
                <w:szCs w:val="28"/>
              </w:rPr>
            </w:pPr>
            <w:r w:rsidRPr="00253559">
              <w:rPr>
                <w:rFonts w:cs="Arial"/>
                <w:b/>
                <w:sz w:val="28"/>
                <w:szCs w:val="28"/>
              </w:rPr>
              <w:t>UC 01</w:t>
            </w:r>
          </w:p>
          <w:p w14:paraId="3F999690" w14:textId="77777777" w:rsidR="0054584C" w:rsidRPr="00253559" w:rsidRDefault="00A70E4B">
            <w:pPr>
              <w:rPr>
                <w:rFonts w:cs="Arial"/>
                <w:b/>
                <w:sz w:val="28"/>
                <w:szCs w:val="28"/>
              </w:rPr>
            </w:pPr>
            <w:r w:rsidRPr="00253559">
              <w:rPr>
                <w:rFonts w:cs="Arial"/>
                <w:b/>
                <w:sz w:val="28"/>
                <w:szCs w:val="28"/>
              </w:rPr>
              <w:t>RF 04</w:t>
            </w:r>
          </w:p>
        </w:tc>
        <w:tc>
          <w:tcPr>
            <w:tcW w:w="67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  <w:vAlign w:val="center"/>
          </w:tcPr>
          <w:p w14:paraId="0231E9AF" w14:textId="77777777" w:rsidR="0054584C" w:rsidRPr="00253559" w:rsidRDefault="00A70E4B">
            <w:pPr>
              <w:pStyle w:val="NomeCasodeUso"/>
              <w:rPr>
                <w:rFonts w:ascii="Arial" w:hAnsi="Arial"/>
              </w:rPr>
            </w:pPr>
            <w:r w:rsidRPr="00253559">
              <w:rPr>
                <w:rFonts w:ascii="Arial" w:hAnsi="Arial"/>
              </w:rPr>
              <w:t>Gerenciar Itens</w:t>
            </w:r>
          </w:p>
        </w:tc>
      </w:tr>
      <w:tr w:rsidR="0054584C" w:rsidRPr="00253559" w14:paraId="6A3080A8" w14:textId="77777777">
        <w:trPr>
          <w:trHeight w:val="340"/>
        </w:trPr>
        <w:tc>
          <w:tcPr>
            <w:tcW w:w="23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27651C1B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Ator</w:t>
            </w:r>
          </w:p>
        </w:tc>
        <w:tc>
          <w:tcPr>
            <w:tcW w:w="67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6CF410AC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Gerente</w:t>
            </w:r>
          </w:p>
        </w:tc>
      </w:tr>
      <w:tr w:rsidR="0054584C" w:rsidRPr="00253559" w14:paraId="768BFB50" w14:textId="77777777">
        <w:trPr>
          <w:trHeight w:val="567"/>
        </w:trPr>
        <w:tc>
          <w:tcPr>
            <w:tcW w:w="23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61C495B4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Descrição</w:t>
            </w:r>
          </w:p>
        </w:tc>
        <w:tc>
          <w:tcPr>
            <w:tcW w:w="67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4DB01114" w14:textId="77777777" w:rsidR="0054584C" w:rsidRPr="00253559" w:rsidRDefault="00A70E4B">
            <w:pPr>
              <w:pStyle w:val="DescrioCasodeUso"/>
            </w:pPr>
            <w:r w:rsidRPr="00253559">
              <w:t>Gerenciar o cadastro de itens disponíveis no sistema, são estes itens que compõem o produto.</w:t>
            </w:r>
          </w:p>
        </w:tc>
      </w:tr>
      <w:tr w:rsidR="0054584C" w:rsidRPr="00253559" w14:paraId="7D0814BE" w14:textId="77777777">
        <w:trPr>
          <w:trHeight w:val="340"/>
        </w:trPr>
        <w:tc>
          <w:tcPr>
            <w:tcW w:w="23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73351E1A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Pré-condição</w:t>
            </w:r>
          </w:p>
        </w:tc>
        <w:tc>
          <w:tcPr>
            <w:tcW w:w="67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57D0B6F7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Gerente cadastrado</w:t>
            </w:r>
          </w:p>
        </w:tc>
      </w:tr>
      <w:tr w:rsidR="0054584C" w:rsidRPr="00253559" w14:paraId="09643954" w14:textId="77777777">
        <w:trPr>
          <w:trHeight w:val="340"/>
        </w:trPr>
        <w:tc>
          <w:tcPr>
            <w:tcW w:w="23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3A10B642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Pós-condição</w:t>
            </w:r>
          </w:p>
        </w:tc>
        <w:tc>
          <w:tcPr>
            <w:tcW w:w="67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2E2CD7EC" w14:textId="77777777" w:rsidR="0054584C" w:rsidRPr="00253559" w:rsidRDefault="0054584C"/>
        </w:tc>
      </w:tr>
      <w:tr w:rsidR="0054584C" w:rsidRPr="00253559" w14:paraId="168B8424" w14:textId="77777777">
        <w:trPr>
          <w:trHeight w:val="340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64F7EEA8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t>Fluxo de Eventos – Inclusão</w:t>
            </w:r>
          </w:p>
        </w:tc>
      </w:tr>
      <w:tr w:rsidR="0054584C" w:rsidRPr="00253559" w14:paraId="1D7AE598" w14:textId="77777777">
        <w:trPr>
          <w:trHeight w:val="3775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01591C25" w14:textId="77777777" w:rsidR="0054584C" w:rsidRPr="00253559" w:rsidRDefault="0054584C">
            <w:pPr>
              <w:pStyle w:val="DescrioCasodeUso"/>
            </w:pPr>
          </w:p>
          <w:p w14:paraId="52995A5B" w14:textId="77777777" w:rsidR="0054584C" w:rsidRPr="00253559" w:rsidRDefault="00A70E4B">
            <w:pPr>
              <w:pStyle w:val="DescrioCasodeUso"/>
              <w:numPr>
                <w:ilvl w:val="0"/>
                <w:numId w:val="35"/>
              </w:numPr>
            </w:pPr>
            <w:r w:rsidRPr="00253559">
              <w:t>Ator Gerente: Clica no botão “Itens” na barra superior do sistema;</w:t>
            </w:r>
          </w:p>
          <w:p w14:paraId="602C47A0" w14:textId="77777777" w:rsidR="0054584C" w:rsidRPr="00253559" w:rsidRDefault="00A70E4B">
            <w:pPr>
              <w:pStyle w:val="DescrioCasodeUso"/>
              <w:numPr>
                <w:ilvl w:val="0"/>
                <w:numId w:val="35"/>
              </w:numPr>
            </w:pPr>
            <w:r w:rsidRPr="00253559">
              <w:t>Sistema: Exibe a tela de listagem de itens;</w:t>
            </w:r>
          </w:p>
          <w:p w14:paraId="1DC4A004" w14:textId="77777777" w:rsidR="0054584C" w:rsidRPr="00253559" w:rsidRDefault="00A70E4B">
            <w:pPr>
              <w:pStyle w:val="DescrioCasodeUso"/>
              <w:numPr>
                <w:ilvl w:val="0"/>
                <w:numId w:val="35"/>
              </w:numPr>
            </w:pPr>
            <w:r w:rsidRPr="00253559">
              <w:t>Ator Gerente: Clica no botão “Novo”;</w:t>
            </w:r>
          </w:p>
          <w:p w14:paraId="1B3B7998" w14:textId="77777777" w:rsidR="0054584C" w:rsidRPr="00253559" w:rsidRDefault="00A70E4B">
            <w:pPr>
              <w:pStyle w:val="DescrioCasodeUso"/>
              <w:numPr>
                <w:ilvl w:val="0"/>
                <w:numId w:val="35"/>
              </w:numPr>
            </w:pPr>
            <w:r w:rsidRPr="00253559">
              <w:t>Ator Gerente: Preenche os campos com os dados do item para inclusão;</w:t>
            </w:r>
          </w:p>
          <w:p w14:paraId="53B48247" w14:textId="77777777" w:rsidR="0054584C" w:rsidRPr="00253559" w:rsidRDefault="00A70E4B">
            <w:pPr>
              <w:pStyle w:val="DescrioCasodeUso"/>
              <w:numPr>
                <w:ilvl w:val="0"/>
                <w:numId w:val="35"/>
              </w:numPr>
            </w:pPr>
            <w:r w:rsidRPr="00253559">
              <w:t>Ator Gerente: Clica no botão Salvar;</w:t>
            </w:r>
          </w:p>
          <w:p w14:paraId="4EF6B143" w14:textId="77777777" w:rsidR="0054584C" w:rsidRPr="00253559" w:rsidRDefault="00A70E4B">
            <w:pPr>
              <w:pStyle w:val="DescrioCasodeUso"/>
              <w:numPr>
                <w:ilvl w:val="0"/>
                <w:numId w:val="35"/>
              </w:numPr>
            </w:pPr>
            <w:r w:rsidRPr="00253559">
              <w:t>Sistema: Valida os campos obrigatórios;</w:t>
            </w:r>
          </w:p>
          <w:p w14:paraId="68FB3E84" w14:textId="77777777" w:rsidR="0054584C" w:rsidRPr="00253559" w:rsidRDefault="00A70E4B">
            <w:pPr>
              <w:pStyle w:val="DescrioCasodeUso"/>
              <w:numPr>
                <w:ilvl w:val="0"/>
                <w:numId w:val="35"/>
              </w:numPr>
            </w:pPr>
            <w:r w:rsidRPr="00253559">
              <w:t>Sistema: Grava o novo item;</w:t>
            </w:r>
          </w:p>
          <w:p w14:paraId="099A2C5E" w14:textId="77777777" w:rsidR="0054584C" w:rsidRPr="00253559" w:rsidRDefault="00A70E4B">
            <w:pPr>
              <w:pStyle w:val="DescrioCasodeUso"/>
              <w:numPr>
                <w:ilvl w:val="0"/>
                <w:numId w:val="35"/>
              </w:numPr>
            </w:pPr>
            <w:r w:rsidRPr="00253559">
              <w:t>Sistema: Exibe uma mensagem informando que o item foi adicionado ao sistema;</w:t>
            </w:r>
          </w:p>
          <w:p w14:paraId="7AA4C087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786A89AD" w14:textId="77777777">
        <w:trPr>
          <w:trHeight w:val="340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0EC6B716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t>Fluxo de Eventos – Alteração</w:t>
            </w:r>
          </w:p>
        </w:tc>
      </w:tr>
      <w:tr w:rsidR="0054584C" w:rsidRPr="00253559" w14:paraId="440B8ACF" w14:textId="77777777">
        <w:trPr>
          <w:trHeight w:val="420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2A30A504" w14:textId="77777777" w:rsidR="0054584C" w:rsidRPr="00253559" w:rsidRDefault="0054584C">
            <w:pPr>
              <w:pStyle w:val="DescrioCasodeUso"/>
            </w:pPr>
          </w:p>
          <w:p w14:paraId="273744F9" w14:textId="77777777" w:rsidR="0054584C" w:rsidRPr="00253559" w:rsidRDefault="00A70E4B">
            <w:pPr>
              <w:pStyle w:val="DescrioCasodeUso"/>
              <w:numPr>
                <w:ilvl w:val="0"/>
                <w:numId w:val="36"/>
              </w:numPr>
            </w:pPr>
            <w:r w:rsidRPr="00253559">
              <w:t>Ator Gerente: Clica no botão “Itens” na barra superior do sistema;</w:t>
            </w:r>
          </w:p>
          <w:p w14:paraId="0E5DD8FB" w14:textId="77777777" w:rsidR="0054584C" w:rsidRPr="00253559" w:rsidRDefault="00A70E4B">
            <w:pPr>
              <w:pStyle w:val="DescrioCasodeUso"/>
              <w:numPr>
                <w:ilvl w:val="0"/>
                <w:numId w:val="36"/>
              </w:numPr>
            </w:pPr>
            <w:r w:rsidRPr="00253559">
              <w:t>Sistema: Exibe a lista de itens;</w:t>
            </w:r>
          </w:p>
          <w:p w14:paraId="4159C477" w14:textId="77777777" w:rsidR="0054584C" w:rsidRPr="00253559" w:rsidRDefault="00A70E4B">
            <w:pPr>
              <w:pStyle w:val="DescrioCasodeUso"/>
              <w:numPr>
                <w:ilvl w:val="0"/>
                <w:numId w:val="36"/>
              </w:numPr>
            </w:pPr>
            <w:bookmarkStart w:id="102" w:name="__DdeLink__1040_105703237132"/>
            <w:r w:rsidRPr="00253559">
              <w:t xml:space="preserve">Ator Gerente: </w:t>
            </w:r>
            <w:bookmarkEnd w:id="102"/>
            <w:r w:rsidRPr="00253559">
              <w:t>Faz uma busca pelo item desejado, utilizando os campos de filtragem;</w:t>
            </w:r>
          </w:p>
          <w:p w14:paraId="2BD2D44F" w14:textId="77777777" w:rsidR="0054584C" w:rsidRPr="00253559" w:rsidRDefault="00A70E4B">
            <w:pPr>
              <w:pStyle w:val="DescrioCasodeUso"/>
              <w:numPr>
                <w:ilvl w:val="0"/>
                <w:numId w:val="36"/>
              </w:numPr>
            </w:pPr>
            <w:r w:rsidRPr="00253559">
              <w:t>Ator Gerente: Selecionar um item na lista para alteração;</w:t>
            </w:r>
          </w:p>
          <w:p w14:paraId="5227B4B0" w14:textId="77777777" w:rsidR="0054584C" w:rsidRPr="00253559" w:rsidRDefault="00A70E4B">
            <w:pPr>
              <w:pStyle w:val="DescrioCasodeUso"/>
              <w:numPr>
                <w:ilvl w:val="0"/>
                <w:numId w:val="36"/>
              </w:numPr>
            </w:pPr>
            <w:r w:rsidRPr="00253559">
              <w:t>Ator Gerente: Clica no botão “Alterar”;</w:t>
            </w:r>
          </w:p>
          <w:p w14:paraId="584BA38B" w14:textId="77777777" w:rsidR="0054584C" w:rsidRPr="00253559" w:rsidRDefault="00A70E4B">
            <w:pPr>
              <w:pStyle w:val="DescrioCasodeUso"/>
              <w:numPr>
                <w:ilvl w:val="0"/>
                <w:numId w:val="36"/>
              </w:numPr>
            </w:pPr>
            <w:r w:rsidRPr="00253559">
              <w:t>Ator Gerente: Informa os novos dados para alteração do produto;</w:t>
            </w:r>
          </w:p>
          <w:p w14:paraId="68CE0301" w14:textId="77777777" w:rsidR="0054584C" w:rsidRPr="00253559" w:rsidRDefault="00A70E4B">
            <w:pPr>
              <w:pStyle w:val="DescrioCasodeUso"/>
              <w:numPr>
                <w:ilvl w:val="0"/>
                <w:numId w:val="36"/>
              </w:numPr>
            </w:pPr>
            <w:r w:rsidRPr="00253559">
              <w:t>Ator Gerente: Clica no botão “Salvar”;</w:t>
            </w:r>
          </w:p>
          <w:p w14:paraId="425632B3" w14:textId="77777777" w:rsidR="0054584C" w:rsidRPr="00253559" w:rsidRDefault="00A70E4B">
            <w:pPr>
              <w:pStyle w:val="DescrioCasodeUso"/>
              <w:numPr>
                <w:ilvl w:val="0"/>
                <w:numId w:val="36"/>
              </w:numPr>
            </w:pPr>
            <w:r w:rsidRPr="00253559">
              <w:t>Sistema: Valida os campos obrigatórios;</w:t>
            </w:r>
          </w:p>
          <w:p w14:paraId="7FE3E819" w14:textId="77777777" w:rsidR="0054584C" w:rsidRPr="00253559" w:rsidRDefault="00A70E4B">
            <w:pPr>
              <w:pStyle w:val="DescrioCasodeUso"/>
              <w:numPr>
                <w:ilvl w:val="0"/>
                <w:numId w:val="36"/>
              </w:numPr>
            </w:pPr>
            <w:r w:rsidRPr="00253559">
              <w:t>Sistema: Grava os novos dados do item na base de dados;</w:t>
            </w:r>
          </w:p>
          <w:p w14:paraId="654BF693" w14:textId="77777777" w:rsidR="0054584C" w:rsidRPr="00253559" w:rsidRDefault="00A70E4B">
            <w:pPr>
              <w:pStyle w:val="DescrioCasodeUso"/>
              <w:numPr>
                <w:ilvl w:val="0"/>
                <w:numId w:val="36"/>
              </w:numPr>
            </w:pPr>
            <w:r w:rsidRPr="00253559">
              <w:lastRenderedPageBreak/>
              <w:t>Sistema: Exibe novamente a lista de itens;</w:t>
            </w:r>
          </w:p>
          <w:p w14:paraId="2E3F4A08" w14:textId="77777777" w:rsidR="0054584C" w:rsidRPr="00253559" w:rsidRDefault="00A70E4B">
            <w:pPr>
              <w:pStyle w:val="DescrioCasodeUso"/>
              <w:numPr>
                <w:ilvl w:val="0"/>
                <w:numId w:val="36"/>
              </w:numPr>
            </w:pPr>
            <w:r w:rsidRPr="00253559">
              <w:t>Sistema: Exibe uma mensagem informando a alteração dos dados;</w:t>
            </w:r>
          </w:p>
          <w:p w14:paraId="4D07EC92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65A20773" w14:textId="77777777">
        <w:trPr>
          <w:trHeight w:val="340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09D90503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lastRenderedPageBreak/>
              <w:t>Fluxo de Eventos – Exclusão</w:t>
            </w:r>
          </w:p>
        </w:tc>
      </w:tr>
      <w:tr w:rsidR="0054584C" w:rsidRPr="00253559" w14:paraId="3670CDD5" w14:textId="77777777">
        <w:trPr>
          <w:trHeight w:val="567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1404ABEF" w14:textId="77777777" w:rsidR="0054584C" w:rsidRPr="00253559" w:rsidRDefault="0054584C">
            <w:pPr>
              <w:pStyle w:val="DescrioCasodeUso"/>
            </w:pPr>
          </w:p>
          <w:p w14:paraId="1244AB8C" w14:textId="77777777" w:rsidR="0054584C" w:rsidRPr="00253559" w:rsidRDefault="00A70E4B">
            <w:pPr>
              <w:pStyle w:val="DescrioCasodeUso"/>
              <w:numPr>
                <w:ilvl w:val="0"/>
                <w:numId w:val="37"/>
              </w:numPr>
            </w:pPr>
            <w:r w:rsidRPr="00253559">
              <w:t>Ator Gerente: Clica no botão “Itens” na barra superior do sistema;</w:t>
            </w:r>
          </w:p>
          <w:p w14:paraId="6F75C46B" w14:textId="77777777" w:rsidR="0054584C" w:rsidRPr="00253559" w:rsidRDefault="00A70E4B">
            <w:pPr>
              <w:pStyle w:val="DescrioCasodeUso"/>
              <w:numPr>
                <w:ilvl w:val="0"/>
                <w:numId w:val="37"/>
              </w:numPr>
            </w:pPr>
            <w:r w:rsidRPr="00253559">
              <w:t>Sistema: Exibe a lista de itens cadastrados;</w:t>
            </w:r>
          </w:p>
          <w:p w14:paraId="13FD1D4F" w14:textId="77777777" w:rsidR="0054584C" w:rsidRPr="00253559" w:rsidRDefault="00A70E4B">
            <w:pPr>
              <w:pStyle w:val="DescrioCasodeUso"/>
              <w:numPr>
                <w:ilvl w:val="0"/>
                <w:numId w:val="37"/>
              </w:numPr>
            </w:pPr>
            <w:r w:rsidRPr="00253559">
              <w:t>Ator Gerente: Faz uma busca, informando os dados para filtragem de itens;</w:t>
            </w:r>
          </w:p>
          <w:p w14:paraId="705A0A7B" w14:textId="77777777" w:rsidR="0054584C" w:rsidRPr="00253559" w:rsidRDefault="00A70E4B">
            <w:pPr>
              <w:pStyle w:val="DescrioCasodeUso"/>
              <w:numPr>
                <w:ilvl w:val="0"/>
                <w:numId w:val="37"/>
              </w:numPr>
            </w:pPr>
            <w:r w:rsidRPr="00253559">
              <w:t>Ator Gerente: Selecionar um item na lista para alteração;</w:t>
            </w:r>
          </w:p>
          <w:p w14:paraId="49510605" w14:textId="77777777" w:rsidR="0054584C" w:rsidRPr="00253559" w:rsidRDefault="00A70E4B">
            <w:pPr>
              <w:pStyle w:val="DescrioCasodeUso"/>
              <w:numPr>
                <w:ilvl w:val="0"/>
                <w:numId w:val="37"/>
              </w:numPr>
            </w:pPr>
            <w:r w:rsidRPr="00253559">
              <w:t>Ator Gerente: Clica no botão “Excluir”;</w:t>
            </w:r>
          </w:p>
          <w:p w14:paraId="4460D90A" w14:textId="77777777" w:rsidR="0054584C" w:rsidRPr="00253559" w:rsidRDefault="00A70E4B">
            <w:pPr>
              <w:pStyle w:val="DescrioCasodeUso"/>
              <w:numPr>
                <w:ilvl w:val="0"/>
                <w:numId w:val="37"/>
              </w:numPr>
            </w:pPr>
            <w:r w:rsidRPr="00253559">
              <w:t>Sistema: Exibe uma caixa de confirmação para a exclusão;</w:t>
            </w:r>
          </w:p>
          <w:p w14:paraId="52732BB3" w14:textId="77777777" w:rsidR="0054584C" w:rsidRPr="00253559" w:rsidRDefault="00A70E4B">
            <w:pPr>
              <w:pStyle w:val="DescrioCasodeUso"/>
              <w:numPr>
                <w:ilvl w:val="0"/>
                <w:numId w:val="37"/>
              </w:numPr>
            </w:pPr>
            <w:r w:rsidRPr="00253559">
              <w:t>Ator Gerente: Clica no botão “Sim”;</w:t>
            </w:r>
          </w:p>
          <w:p w14:paraId="27604E6A" w14:textId="77777777" w:rsidR="0054584C" w:rsidRPr="00253559" w:rsidRDefault="00A70E4B">
            <w:pPr>
              <w:pStyle w:val="DescrioCasodeUso"/>
              <w:numPr>
                <w:ilvl w:val="0"/>
                <w:numId w:val="37"/>
              </w:numPr>
            </w:pPr>
            <w:r w:rsidRPr="00253559">
              <w:t>Sistema: Exclui o produto da base de dados;</w:t>
            </w:r>
          </w:p>
          <w:p w14:paraId="34AD10ED" w14:textId="77777777" w:rsidR="0054584C" w:rsidRPr="00253559" w:rsidRDefault="00A70E4B">
            <w:pPr>
              <w:pStyle w:val="DescrioCasodeUso"/>
              <w:numPr>
                <w:ilvl w:val="0"/>
                <w:numId w:val="37"/>
              </w:numPr>
            </w:pPr>
            <w:r w:rsidRPr="00253559">
              <w:t>Sistema: Exibe uma mensagem informando a exclusão do item;</w:t>
            </w:r>
          </w:p>
          <w:p w14:paraId="6E6F1475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15B7DC17" w14:textId="77777777">
        <w:trPr>
          <w:trHeight w:val="420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20952BA3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t>Tratamento de Exceções</w:t>
            </w:r>
          </w:p>
        </w:tc>
      </w:tr>
      <w:tr w:rsidR="0054584C" w:rsidRPr="00253559" w14:paraId="046C69F4" w14:textId="77777777">
        <w:trPr>
          <w:trHeight w:val="420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498329F5" w14:textId="77777777" w:rsidR="0054584C" w:rsidRPr="00253559" w:rsidRDefault="0054584C">
            <w:pPr>
              <w:pStyle w:val="DescrioCasodeUso"/>
            </w:pPr>
          </w:p>
          <w:p w14:paraId="47ED8068" w14:textId="77777777" w:rsidR="0054584C" w:rsidRPr="00253559" w:rsidRDefault="00A70E4B">
            <w:pPr>
              <w:pStyle w:val="DescrioCasodeUso"/>
              <w:numPr>
                <w:ilvl w:val="0"/>
                <w:numId w:val="5"/>
              </w:numPr>
            </w:pPr>
            <w:r w:rsidRPr="00253559">
              <w:t>O item não pôde ser gravado, os campos obrigatórios não foram preenchidos;</w:t>
            </w:r>
          </w:p>
          <w:p w14:paraId="7D63FEE7" w14:textId="77777777" w:rsidR="0054584C" w:rsidRPr="00253559" w:rsidRDefault="00A70E4B">
            <w:pPr>
              <w:pStyle w:val="DescrioCasodeUso"/>
              <w:numPr>
                <w:ilvl w:val="0"/>
                <w:numId w:val="38"/>
              </w:numPr>
            </w:pPr>
            <w:r w:rsidRPr="00253559">
              <w:t>Sistema: Exibe uma mensagem informando qual o campo não preenchido corretamente;</w:t>
            </w:r>
          </w:p>
          <w:p w14:paraId="0036DE0E" w14:textId="77777777" w:rsidR="0054584C" w:rsidRPr="00253559" w:rsidRDefault="00A70E4B">
            <w:pPr>
              <w:pStyle w:val="DescrioCasodeUso"/>
              <w:numPr>
                <w:ilvl w:val="0"/>
                <w:numId w:val="38"/>
              </w:numPr>
            </w:pPr>
            <w:r w:rsidRPr="00253559">
              <w:t>Sistema: Foca no campo não preenchido;</w:t>
            </w:r>
          </w:p>
          <w:p w14:paraId="53F1758F" w14:textId="77777777" w:rsidR="0054584C" w:rsidRPr="00253559" w:rsidRDefault="00A70E4B">
            <w:pPr>
              <w:pStyle w:val="DescrioCasodeUso"/>
              <w:numPr>
                <w:ilvl w:val="0"/>
                <w:numId w:val="38"/>
              </w:numPr>
            </w:pPr>
            <w:r w:rsidRPr="00253559">
              <w:t>Retorna ao fluxo de origem;</w:t>
            </w:r>
          </w:p>
          <w:p w14:paraId="7137CACF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1C179977" w14:textId="77777777">
        <w:trPr>
          <w:trHeight w:val="420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4E2967C4" w14:textId="77777777" w:rsidR="0054584C" w:rsidRPr="00253559" w:rsidRDefault="0054584C">
            <w:pPr>
              <w:pStyle w:val="DescrioCasodeUso"/>
            </w:pPr>
          </w:p>
          <w:p w14:paraId="257EB7E6" w14:textId="77777777" w:rsidR="0054584C" w:rsidRPr="00253559" w:rsidRDefault="00A70E4B">
            <w:pPr>
              <w:pStyle w:val="DescrioCasodeUso"/>
              <w:numPr>
                <w:ilvl w:val="0"/>
                <w:numId w:val="5"/>
              </w:numPr>
            </w:pPr>
            <w:r w:rsidRPr="00253559">
              <w:t>O produto não pôde ser gravado, já existe um item cadastrado com o mesmo nome;</w:t>
            </w:r>
          </w:p>
          <w:p w14:paraId="0961C966" w14:textId="77777777" w:rsidR="0054584C" w:rsidRPr="00253559" w:rsidRDefault="00A70E4B">
            <w:pPr>
              <w:pStyle w:val="DescrioCasodeUso"/>
              <w:numPr>
                <w:ilvl w:val="0"/>
                <w:numId w:val="39"/>
              </w:numPr>
            </w:pPr>
            <w:r w:rsidRPr="00253559">
              <w:t>Sistema: Exibe uma mensagem indicando que o produto já está cadastrado;</w:t>
            </w:r>
          </w:p>
          <w:p w14:paraId="0778158A" w14:textId="77777777" w:rsidR="0054584C" w:rsidRPr="00253559" w:rsidRDefault="00A70E4B">
            <w:pPr>
              <w:pStyle w:val="DescrioCasodeUso"/>
              <w:numPr>
                <w:ilvl w:val="0"/>
                <w:numId w:val="39"/>
              </w:numPr>
            </w:pPr>
            <w:r w:rsidRPr="00253559">
              <w:t>Sistema: Retorna ao fluxo de origem;</w:t>
            </w:r>
          </w:p>
          <w:p w14:paraId="24DF0D8D" w14:textId="77777777" w:rsidR="0054584C" w:rsidRPr="00253559" w:rsidRDefault="0054584C">
            <w:pPr>
              <w:pStyle w:val="DescrioCasodeUso"/>
            </w:pPr>
          </w:p>
        </w:tc>
      </w:tr>
    </w:tbl>
    <w:p w14:paraId="50672965" w14:textId="77777777" w:rsidR="0054584C" w:rsidRPr="00253559" w:rsidRDefault="0054584C">
      <w:pPr>
        <w:rPr>
          <w:rFonts w:cs="Arial"/>
        </w:rPr>
      </w:pPr>
    </w:p>
    <w:p w14:paraId="20ABE641" w14:textId="77777777" w:rsidR="0054584C" w:rsidRPr="00253559" w:rsidRDefault="0054584C">
      <w:pPr>
        <w:rPr>
          <w:rFonts w:cs="Arial"/>
        </w:rPr>
      </w:pPr>
    </w:p>
    <w:tbl>
      <w:tblPr>
        <w:tblW w:w="0" w:type="auto"/>
        <w:tblInd w:w="-18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-5" w:type="dxa"/>
        </w:tblCellMar>
        <w:tblLook w:val="04A0" w:firstRow="1" w:lastRow="0" w:firstColumn="1" w:lastColumn="0" w:noHBand="0" w:noVBand="1"/>
      </w:tblPr>
      <w:tblGrid>
        <w:gridCol w:w="2313"/>
        <w:gridCol w:w="6727"/>
      </w:tblGrid>
      <w:tr w:rsidR="0054584C" w:rsidRPr="00253559" w14:paraId="4AFA270D" w14:textId="77777777">
        <w:trPr>
          <w:trHeight w:val="708"/>
        </w:trPr>
        <w:tc>
          <w:tcPr>
            <w:tcW w:w="23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  <w:vAlign w:val="center"/>
          </w:tcPr>
          <w:p w14:paraId="7DAD07ED" w14:textId="77777777" w:rsidR="0054584C" w:rsidRPr="00253559" w:rsidRDefault="00A70E4B">
            <w:pPr>
              <w:rPr>
                <w:rFonts w:cs="Arial"/>
                <w:b/>
                <w:sz w:val="28"/>
                <w:szCs w:val="28"/>
              </w:rPr>
            </w:pPr>
            <w:r w:rsidRPr="00253559">
              <w:rPr>
                <w:rFonts w:cs="Arial"/>
                <w:b/>
                <w:sz w:val="28"/>
                <w:szCs w:val="28"/>
              </w:rPr>
              <w:lastRenderedPageBreak/>
              <w:t>UC 01</w:t>
            </w:r>
          </w:p>
          <w:p w14:paraId="721617C4" w14:textId="77777777" w:rsidR="0054584C" w:rsidRPr="00253559" w:rsidRDefault="00A70E4B">
            <w:pPr>
              <w:rPr>
                <w:rFonts w:cs="Arial"/>
                <w:b/>
                <w:sz w:val="28"/>
                <w:szCs w:val="28"/>
              </w:rPr>
            </w:pPr>
            <w:r w:rsidRPr="00253559">
              <w:rPr>
                <w:rFonts w:cs="Arial"/>
                <w:b/>
                <w:sz w:val="28"/>
                <w:szCs w:val="28"/>
              </w:rPr>
              <w:t>RF 05</w:t>
            </w:r>
          </w:p>
        </w:tc>
        <w:tc>
          <w:tcPr>
            <w:tcW w:w="67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  <w:vAlign w:val="center"/>
          </w:tcPr>
          <w:p w14:paraId="549AA008" w14:textId="77777777" w:rsidR="0054584C" w:rsidRPr="00253559" w:rsidRDefault="00A70E4B">
            <w:pPr>
              <w:pStyle w:val="NomeCasodeUso"/>
              <w:rPr>
                <w:rFonts w:ascii="Arial" w:hAnsi="Arial"/>
              </w:rPr>
            </w:pPr>
            <w:r w:rsidRPr="00253559">
              <w:rPr>
                <w:rFonts w:ascii="Arial" w:hAnsi="Arial"/>
              </w:rPr>
              <w:t>Gerenciar Clientes</w:t>
            </w:r>
          </w:p>
        </w:tc>
      </w:tr>
      <w:tr w:rsidR="0054584C" w:rsidRPr="00253559" w14:paraId="1ACA83FF" w14:textId="77777777">
        <w:trPr>
          <w:trHeight w:val="340"/>
        </w:trPr>
        <w:tc>
          <w:tcPr>
            <w:tcW w:w="23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79B8F6E2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Ator</w:t>
            </w:r>
          </w:p>
        </w:tc>
        <w:tc>
          <w:tcPr>
            <w:tcW w:w="67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47E44226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Gerente</w:t>
            </w:r>
          </w:p>
        </w:tc>
      </w:tr>
      <w:tr w:rsidR="0054584C" w:rsidRPr="00253559" w14:paraId="2EFADB5D" w14:textId="77777777">
        <w:trPr>
          <w:trHeight w:val="567"/>
        </w:trPr>
        <w:tc>
          <w:tcPr>
            <w:tcW w:w="23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66369F75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Descrição</w:t>
            </w:r>
          </w:p>
        </w:tc>
        <w:tc>
          <w:tcPr>
            <w:tcW w:w="67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589032D4" w14:textId="77777777" w:rsidR="0054584C" w:rsidRPr="00253559" w:rsidRDefault="00A70E4B">
            <w:pPr>
              <w:pStyle w:val="DescrioCasodeUso"/>
            </w:pPr>
            <w:r w:rsidRPr="00253559">
              <w:t>Gerenciamento dos clientes que se cadastraram no sistema.</w:t>
            </w:r>
          </w:p>
        </w:tc>
      </w:tr>
      <w:tr w:rsidR="0054584C" w:rsidRPr="00253559" w14:paraId="2D20A1F6" w14:textId="77777777">
        <w:trPr>
          <w:trHeight w:val="340"/>
        </w:trPr>
        <w:tc>
          <w:tcPr>
            <w:tcW w:w="23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68BE4B49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Pré-condição</w:t>
            </w:r>
          </w:p>
        </w:tc>
        <w:tc>
          <w:tcPr>
            <w:tcW w:w="67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675B1AD1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Funcionário cadastrado</w:t>
            </w:r>
          </w:p>
        </w:tc>
      </w:tr>
      <w:tr w:rsidR="0054584C" w:rsidRPr="00253559" w14:paraId="244EFBC9" w14:textId="77777777">
        <w:trPr>
          <w:trHeight w:val="340"/>
        </w:trPr>
        <w:tc>
          <w:tcPr>
            <w:tcW w:w="23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57F232A2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Pós-condição</w:t>
            </w:r>
          </w:p>
        </w:tc>
        <w:tc>
          <w:tcPr>
            <w:tcW w:w="67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018D49A5" w14:textId="77777777" w:rsidR="0054584C" w:rsidRPr="00253559" w:rsidRDefault="0054584C"/>
        </w:tc>
      </w:tr>
      <w:tr w:rsidR="0054584C" w:rsidRPr="00253559" w14:paraId="6E00A1B8" w14:textId="77777777">
        <w:trPr>
          <w:trHeight w:val="340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051E1462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t>Fluxo de Eventos – Inclusão</w:t>
            </w:r>
          </w:p>
        </w:tc>
      </w:tr>
      <w:tr w:rsidR="0054584C" w:rsidRPr="00253559" w14:paraId="2CE0C6E0" w14:textId="77777777">
        <w:trPr>
          <w:trHeight w:val="408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2948F530" w14:textId="77777777" w:rsidR="0054584C" w:rsidRPr="00253559" w:rsidRDefault="0054584C">
            <w:pPr>
              <w:pStyle w:val="DescrioCasodeUso"/>
            </w:pPr>
          </w:p>
          <w:p w14:paraId="6EF2EC81" w14:textId="77777777" w:rsidR="0054584C" w:rsidRPr="00253559" w:rsidRDefault="00A70E4B">
            <w:pPr>
              <w:pStyle w:val="DescrioCasodeUso"/>
              <w:numPr>
                <w:ilvl w:val="0"/>
                <w:numId w:val="22"/>
              </w:numPr>
            </w:pPr>
            <w:r w:rsidRPr="00253559">
              <w:t>Ator Funcionário: Clica no botão “Clientes” no menu superior do sistema;</w:t>
            </w:r>
          </w:p>
          <w:p w14:paraId="7868084C" w14:textId="77777777" w:rsidR="0054584C" w:rsidRPr="00253559" w:rsidRDefault="00A70E4B">
            <w:pPr>
              <w:pStyle w:val="DescrioCasodeUso"/>
              <w:numPr>
                <w:ilvl w:val="0"/>
                <w:numId w:val="22"/>
              </w:numPr>
            </w:pPr>
            <w:r w:rsidRPr="00253559">
              <w:t>Sistema: Exibe a lista de funcionários cadastrados;</w:t>
            </w:r>
          </w:p>
          <w:p w14:paraId="4A133A21" w14:textId="77777777" w:rsidR="0054584C" w:rsidRPr="00253559" w:rsidRDefault="00A70E4B">
            <w:pPr>
              <w:pStyle w:val="DescrioCasodeUso"/>
              <w:numPr>
                <w:ilvl w:val="0"/>
                <w:numId w:val="22"/>
              </w:numPr>
            </w:pPr>
            <w:r w:rsidRPr="00253559">
              <w:t>Ator Funcionário: Clica no botão “Novo”;</w:t>
            </w:r>
          </w:p>
          <w:p w14:paraId="5EA9DAD4" w14:textId="77777777" w:rsidR="0054584C" w:rsidRPr="00253559" w:rsidRDefault="00A70E4B">
            <w:pPr>
              <w:pStyle w:val="DescrioCasodeUso"/>
              <w:numPr>
                <w:ilvl w:val="0"/>
                <w:numId w:val="22"/>
              </w:numPr>
            </w:pPr>
            <w:r w:rsidRPr="00253559">
              <w:t>Sistema: Exibe a tela de cadastro de clientes;</w:t>
            </w:r>
          </w:p>
          <w:p w14:paraId="353CE4DD" w14:textId="77777777" w:rsidR="0054584C" w:rsidRPr="00253559" w:rsidRDefault="00A70E4B">
            <w:pPr>
              <w:pStyle w:val="DescrioCasodeUso"/>
              <w:numPr>
                <w:ilvl w:val="0"/>
                <w:numId w:val="22"/>
              </w:numPr>
            </w:pPr>
            <w:r w:rsidRPr="00253559">
              <w:t>Ator Funcionário: Preenche os campos com os dados do cliente;</w:t>
            </w:r>
          </w:p>
          <w:p w14:paraId="7C24B0B2" w14:textId="77777777" w:rsidR="0054584C" w:rsidRPr="00253559" w:rsidRDefault="00A70E4B">
            <w:pPr>
              <w:pStyle w:val="DescrioCasodeUso"/>
              <w:numPr>
                <w:ilvl w:val="0"/>
                <w:numId w:val="22"/>
              </w:numPr>
            </w:pPr>
            <w:r w:rsidRPr="00253559">
              <w:t>Ator Funcionário: Clica no botão “Salvar”</w:t>
            </w:r>
          </w:p>
          <w:p w14:paraId="269BA8A2" w14:textId="77777777" w:rsidR="0054584C" w:rsidRPr="00253559" w:rsidRDefault="00A70E4B">
            <w:pPr>
              <w:pStyle w:val="DescrioCasodeUso"/>
              <w:numPr>
                <w:ilvl w:val="0"/>
                <w:numId w:val="22"/>
              </w:numPr>
            </w:pPr>
            <w:r w:rsidRPr="00253559">
              <w:t>Sistema: Valida os campos obrigatórios;</w:t>
            </w:r>
          </w:p>
          <w:p w14:paraId="3CA10E04" w14:textId="77777777" w:rsidR="0054584C" w:rsidRPr="00253559" w:rsidRDefault="00A70E4B">
            <w:pPr>
              <w:pStyle w:val="DescrioCasodeUso"/>
              <w:numPr>
                <w:ilvl w:val="0"/>
                <w:numId w:val="22"/>
              </w:numPr>
            </w:pPr>
            <w:r w:rsidRPr="00253559">
              <w:t>Sistema: Exibe uma mensagem de sucesso;</w:t>
            </w:r>
          </w:p>
          <w:p w14:paraId="09A38E04" w14:textId="77777777" w:rsidR="0054584C" w:rsidRPr="00253559" w:rsidRDefault="00A70E4B">
            <w:pPr>
              <w:pStyle w:val="DescrioCasodeUso"/>
              <w:numPr>
                <w:ilvl w:val="0"/>
                <w:numId w:val="22"/>
              </w:numPr>
            </w:pPr>
            <w:r w:rsidRPr="00253559">
              <w:t>Sistema: Retorna a listagem de clientes;</w:t>
            </w:r>
          </w:p>
          <w:p w14:paraId="628BEBC5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4389922D" w14:textId="77777777">
        <w:trPr>
          <w:trHeight w:val="420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463A3ED7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t>Fluxo de Eventos – Alteração</w:t>
            </w:r>
          </w:p>
        </w:tc>
      </w:tr>
      <w:tr w:rsidR="0054584C" w:rsidRPr="00253559" w14:paraId="4A8FD9E4" w14:textId="77777777">
        <w:trPr>
          <w:trHeight w:val="420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0FB99A8C" w14:textId="77777777" w:rsidR="0054584C" w:rsidRPr="00253559" w:rsidRDefault="0054584C">
            <w:pPr>
              <w:pStyle w:val="DescrioCasodeUso"/>
            </w:pPr>
          </w:p>
          <w:p w14:paraId="5E6AAA4D" w14:textId="77777777" w:rsidR="0054584C" w:rsidRPr="00253559" w:rsidRDefault="00A70E4B">
            <w:pPr>
              <w:pStyle w:val="DescrioCasodeUso"/>
              <w:numPr>
                <w:ilvl w:val="0"/>
                <w:numId w:val="23"/>
              </w:numPr>
            </w:pPr>
            <w:r w:rsidRPr="00253559">
              <w:t>Ator Funcionário: Clica no botão “Clientes” no menu superior;</w:t>
            </w:r>
          </w:p>
          <w:p w14:paraId="3D1423B7" w14:textId="77777777" w:rsidR="0054584C" w:rsidRPr="00253559" w:rsidRDefault="00A70E4B">
            <w:pPr>
              <w:pStyle w:val="DescrioCasodeUso"/>
              <w:numPr>
                <w:ilvl w:val="0"/>
                <w:numId w:val="23"/>
              </w:numPr>
            </w:pPr>
            <w:r w:rsidRPr="00253559">
              <w:t>Sistema: Exibe a lista de clientes do sistema;</w:t>
            </w:r>
          </w:p>
          <w:p w14:paraId="48AAF1DB" w14:textId="2E1BAEA4" w:rsidR="0054584C" w:rsidRPr="00253559" w:rsidRDefault="00A140B5">
            <w:pPr>
              <w:pStyle w:val="DescrioCasodeUso"/>
              <w:numPr>
                <w:ilvl w:val="0"/>
                <w:numId w:val="23"/>
              </w:numPr>
            </w:pPr>
            <w:r>
              <w:t>Ator</w:t>
            </w:r>
            <w:r w:rsidR="00A70E4B" w:rsidRPr="00253559">
              <w:t xml:space="preserve"> Funcionário: Seleciona uma cliente na lista;</w:t>
            </w:r>
          </w:p>
          <w:p w14:paraId="610D383F" w14:textId="77777777" w:rsidR="0054584C" w:rsidRPr="00253559" w:rsidRDefault="00A70E4B">
            <w:pPr>
              <w:pStyle w:val="DescrioCasodeUso"/>
              <w:numPr>
                <w:ilvl w:val="0"/>
                <w:numId w:val="23"/>
              </w:numPr>
            </w:pPr>
            <w:r w:rsidRPr="00253559">
              <w:t>Sistema: Exibe os dados do cliente para alteração;</w:t>
            </w:r>
          </w:p>
          <w:p w14:paraId="5333B2FC" w14:textId="77777777" w:rsidR="0054584C" w:rsidRPr="00253559" w:rsidRDefault="00A70E4B">
            <w:pPr>
              <w:pStyle w:val="DescrioCasodeUso"/>
              <w:numPr>
                <w:ilvl w:val="0"/>
                <w:numId w:val="23"/>
              </w:numPr>
            </w:pPr>
            <w:r w:rsidRPr="00253559">
              <w:t>Ator Funcionário: Altera os dados do cliente;</w:t>
            </w:r>
          </w:p>
          <w:p w14:paraId="01664F2F" w14:textId="77777777" w:rsidR="0054584C" w:rsidRPr="00253559" w:rsidRDefault="00A70E4B">
            <w:pPr>
              <w:pStyle w:val="DescrioCasodeUso"/>
              <w:numPr>
                <w:ilvl w:val="0"/>
                <w:numId w:val="23"/>
              </w:numPr>
            </w:pPr>
            <w:r w:rsidRPr="00253559">
              <w:t>Ator Funcionário: Clica no botão “Salvar”;</w:t>
            </w:r>
          </w:p>
          <w:p w14:paraId="4CF86530" w14:textId="77777777" w:rsidR="0054584C" w:rsidRPr="00253559" w:rsidRDefault="00A70E4B">
            <w:pPr>
              <w:pStyle w:val="DescrioCasodeUso"/>
              <w:numPr>
                <w:ilvl w:val="0"/>
                <w:numId w:val="23"/>
              </w:numPr>
            </w:pPr>
            <w:r w:rsidRPr="00253559">
              <w:t>Sistema: Valida os dados informados;</w:t>
            </w:r>
          </w:p>
          <w:p w14:paraId="704EB53B" w14:textId="77777777" w:rsidR="0054584C" w:rsidRPr="00253559" w:rsidRDefault="00A70E4B">
            <w:pPr>
              <w:pStyle w:val="DescrioCasodeUso"/>
              <w:numPr>
                <w:ilvl w:val="0"/>
                <w:numId w:val="23"/>
              </w:numPr>
            </w:pPr>
            <w:r w:rsidRPr="00253559">
              <w:t>Sistema: Salva os dados na base de dados;</w:t>
            </w:r>
          </w:p>
          <w:p w14:paraId="168B9917" w14:textId="77777777" w:rsidR="0054584C" w:rsidRPr="00253559" w:rsidRDefault="00A70E4B">
            <w:pPr>
              <w:pStyle w:val="DescrioCasodeUso"/>
              <w:numPr>
                <w:ilvl w:val="0"/>
                <w:numId w:val="23"/>
              </w:numPr>
            </w:pPr>
            <w:r w:rsidRPr="00253559">
              <w:t>Sistema: Exibe uma mensagem de sucesso;</w:t>
            </w:r>
          </w:p>
          <w:p w14:paraId="047CB631" w14:textId="77777777" w:rsidR="0054584C" w:rsidRPr="00253559" w:rsidRDefault="00A70E4B">
            <w:pPr>
              <w:pStyle w:val="DescrioCasodeUso"/>
              <w:numPr>
                <w:ilvl w:val="0"/>
                <w:numId w:val="23"/>
              </w:numPr>
            </w:pPr>
            <w:r w:rsidRPr="00253559">
              <w:t>Sistema: Exibe a listagem de clientes;</w:t>
            </w:r>
          </w:p>
          <w:p w14:paraId="3F661712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1B8060B8" w14:textId="77777777">
        <w:trPr>
          <w:trHeight w:val="340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0BA6DD31" w14:textId="77777777" w:rsidR="0054584C" w:rsidRPr="00253559" w:rsidRDefault="00A70E4B">
            <w:pPr>
              <w:pStyle w:val="DescrioCasodeUso"/>
              <w:rPr>
                <w:b/>
              </w:rPr>
            </w:pPr>
            <w:bookmarkStart w:id="103" w:name="__DdeLink__1244_273206045"/>
            <w:bookmarkEnd w:id="103"/>
            <w:r w:rsidRPr="00253559">
              <w:rPr>
                <w:b/>
              </w:rPr>
              <w:t>Fluxo de Eventos – Exclusão</w:t>
            </w:r>
          </w:p>
        </w:tc>
      </w:tr>
      <w:tr w:rsidR="0054584C" w:rsidRPr="00253559" w14:paraId="087385F7" w14:textId="77777777">
        <w:trPr>
          <w:trHeight w:val="567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270B2400" w14:textId="77777777" w:rsidR="0054584C" w:rsidRPr="00253559" w:rsidRDefault="0054584C">
            <w:pPr>
              <w:pStyle w:val="DescrioCasodeUso"/>
            </w:pPr>
          </w:p>
          <w:p w14:paraId="7170CD78" w14:textId="77777777" w:rsidR="0054584C" w:rsidRPr="00253559" w:rsidRDefault="00A70E4B">
            <w:pPr>
              <w:pStyle w:val="DescrioCasodeUso"/>
              <w:numPr>
                <w:ilvl w:val="0"/>
                <w:numId w:val="21"/>
              </w:numPr>
            </w:pPr>
            <w:r w:rsidRPr="00253559">
              <w:t>Ator Funcionário: Clica no botão “Clientes” na barra superior do sistema;</w:t>
            </w:r>
          </w:p>
          <w:p w14:paraId="0F875AA6" w14:textId="77777777" w:rsidR="0054584C" w:rsidRPr="00253559" w:rsidRDefault="00A70E4B">
            <w:pPr>
              <w:pStyle w:val="DescrioCasodeUso"/>
              <w:numPr>
                <w:ilvl w:val="0"/>
                <w:numId w:val="21"/>
              </w:numPr>
            </w:pPr>
            <w:r w:rsidRPr="00253559">
              <w:t>Sistema: Exibe a lista de clientes;</w:t>
            </w:r>
          </w:p>
          <w:p w14:paraId="56AD5511" w14:textId="77777777" w:rsidR="0054584C" w:rsidRPr="00253559" w:rsidRDefault="00A70E4B">
            <w:pPr>
              <w:pStyle w:val="DescrioCasodeUso"/>
              <w:numPr>
                <w:ilvl w:val="0"/>
                <w:numId w:val="21"/>
              </w:numPr>
            </w:pPr>
            <w:r w:rsidRPr="00253559">
              <w:t>Ator Funcionário: Faz uma busca pelo cliente que deseja alterar;</w:t>
            </w:r>
          </w:p>
          <w:p w14:paraId="52A540F2" w14:textId="77777777" w:rsidR="0054584C" w:rsidRPr="00253559" w:rsidRDefault="00A70E4B">
            <w:pPr>
              <w:pStyle w:val="DescrioCasodeUso"/>
              <w:numPr>
                <w:ilvl w:val="0"/>
                <w:numId w:val="21"/>
              </w:numPr>
            </w:pPr>
            <w:r w:rsidRPr="00253559">
              <w:t>Ator Funcionário: Selecionar um cliente na lista para alteração;</w:t>
            </w:r>
          </w:p>
          <w:p w14:paraId="28B9609A" w14:textId="77777777" w:rsidR="0054584C" w:rsidRPr="00253559" w:rsidRDefault="00A70E4B">
            <w:pPr>
              <w:pStyle w:val="DescrioCasodeUso"/>
              <w:numPr>
                <w:ilvl w:val="0"/>
                <w:numId w:val="21"/>
              </w:numPr>
            </w:pPr>
            <w:r w:rsidRPr="00253559">
              <w:t>Ator Funcionário: Clica no botão “Excluir”;</w:t>
            </w:r>
          </w:p>
          <w:p w14:paraId="6ABBC1DE" w14:textId="77777777" w:rsidR="0054584C" w:rsidRPr="00253559" w:rsidRDefault="00A70E4B">
            <w:pPr>
              <w:pStyle w:val="DescrioCasodeUso"/>
              <w:numPr>
                <w:ilvl w:val="0"/>
                <w:numId w:val="21"/>
              </w:numPr>
            </w:pPr>
            <w:r w:rsidRPr="00253559">
              <w:t>Sistema: Exibe uma caixa de confirmação de exclusão;</w:t>
            </w:r>
          </w:p>
          <w:p w14:paraId="40095E41" w14:textId="77777777" w:rsidR="0054584C" w:rsidRPr="00253559" w:rsidRDefault="00A70E4B">
            <w:pPr>
              <w:pStyle w:val="DescrioCasodeUso"/>
              <w:numPr>
                <w:ilvl w:val="0"/>
                <w:numId w:val="21"/>
              </w:numPr>
            </w:pPr>
            <w:r w:rsidRPr="00253559">
              <w:t>Ator Funcionário: Clica no botão “Sim”;</w:t>
            </w:r>
          </w:p>
          <w:p w14:paraId="4271C013" w14:textId="77777777" w:rsidR="0054584C" w:rsidRPr="00253559" w:rsidRDefault="00A70E4B">
            <w:pPr>
              <w:pStyle w:val="DescrioCasodeUso"/>
              <w:numPr>
                <w:ilvl w:val="0"/>
                <w:numId w:val="21"/>
              </w:numPr>
            </w:pPr>
            <w:r w:rsidRPr="00253559">
              <w:t>Sistema: Exclui o cliente da base de dados do sistema;</w:t>
            </w:r>
          </w:p>
          <w:p w14:paraId="20E2784A" w14:textId="77777777" w:rsidR="0054584C" w:rsidRPr="00253559" w:rsidRDefault="00A70E4B">
            <w:pPr>
              <w:pStyle w:val="DescrioCasodeUso"/>
              <w:numPr>
                <w:ilvl w:val="0"/>
                <w:numId w:val="21"/>
              </w:numPr>
            </w:pPr>
            <w:r w:rsidRPr="00253559">
              <w:t>Sistema: Exibe uma mensagem informando a exclusão do cliente;</w:t>
            </w:r>
          </w:p>
          <w:p w14:paraId="2B2D6B20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069CAF20" w14:textId="77777777">
        <w:trPr>
          <w:trHeight w:val="420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52E71851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t>Tratamento de Exceções</w:t>
            </w:r>
          </w:p>
        </w:tc>
      </w:tr>
      <w:tr w:rsidR="0054584C" w:rsidRPr="00253559" w14:paraId="70A622DF" w14:textId="77777777">
        <w:trPr>
          <w:trHeight w:val="420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43F70DFB" w14:textId="77777777" w:rsidR="0054584C" w:rsidRPr="00253559" w:rsidRDefault="0054584C">
            <w:pPr>
              <w:pStyle w:val="DescrioCasodeUso"/>
            </w:pPr>
          </w:p>
          <w:p w14:paraId="77E0283A" w14:textId="77777777" w:rsidR="0054584C" w:rsidRPr="00253559" w:rsidRDefault="00A70E4B">
            <w:pPr>
              <w:pStyle w:val="DescrioCasodeUso"/>
              <w:numPr>
                <w:ilvl w:val="0"/>
                <w:numId w:val="42"/>
              </w:numPr>
            </w:pPr>
            <w:r w:rsidRPr="00253559">
              <w:t>O cliente não pôde ser excluído, existem pedidos pendentes para este cliente;</w:t>
            </w:r>
          </w:p>
          <w:p w14:paraId="6D74354D" w14:textId="77777777" w:rsidR="0054584C" w:rsidRPr="00253559" w:rsidRDefault="00A70E4B">
            <w:pPr>
              <w:pStyle w:val="DescrioCasodeUso"/>
              <w:numPr>
                <w:ilvl w:val="0"/>
                <w:numId w:val="43"/>
              </w:numPr>
            </w:pPr>
            <w:r w:rsidRPr="00253559">
              <w:t>Sistema: Exibe uma mensagem informando que o cliente não pode ser excluído;</w:t>
            </w:r>
          </w:p>
          <w:p w14:paraId="1E2DAB1C" w14:textId="77777777" w:rsidR="0054584C" w:rsidRPr="00253559" w:rsidRDefault="00A70E4B">
            <w:pPr>
              <w:pStyle w:val="DescrioCasodeUso"/>
              <w:numPr>
                <w:ilvl w:val="0"/>
                <w:numId w:val="43"/>
              </w:numPr>
            </w:pPr>
            <w:r w:rsidRPr="00253559">
              <w:t>Sistema: Retorna ao fluxo de origem</w:t>
            </w:r>
          </w:p>
          <w:p w14:paraId="590A0672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384DB66B" w14:textId="77777777">
        <w:trPr>
          <w:trHeight w:val="420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3094AE96" w14:textId="77777777" w:rsidR="0054584C" w:rsidRPr="00253559" w:rsidRDefault="0054584C"/>
          <w:p w14:paraId="52FA87C8" w14:textId="77777777" w:rsidR="0054584C" w:rsidRPr="00253559" w:rsidRDefault="00A70E4B">
            <w:pPr>
              <w:pStyle w:val="DescrioCasodeUso"/>
              <w:numPr>
                <w:ilvl w:val="0"/>
                <w:numId w:val="44"/>
              </w:numPr>
            </w:pPr>
            <w:r w:rsidRPr="00253559">
              <w:t>Cliente não pode ser cadastrado, dados obrigatórios não foram informados;</w:t>
            </w:r>
          </w:p>
          <w:p w14:paraId="7037F4F2" w14:textId="77777777" w:rsidR="0054584C" w:rsidRPr="00253559" w:rsidRDefault="00A70E4B">
            <w:pPr>
              <w:pStyle w:val="DescrioCasodeUso"/>
              <w:numPr>
                <w:ilvl w:val="0"/>
                <w:numId w:val="45"/>
              </w:numPr>
            </w:pPr>
            <w:r w:rsidRPr="00253559">
              <w:t>Sistema: Exibe uma mensagem informando quais campos devem ser preenchidos;</w:t>
            </w:r>
          </w:p>
          <w:p w14:paraId="2DBCDA55" w14:textId="77777777" w:rsidR="0054584C" w:rsidRPr="00253559" w:rsidRDefault="00A70E4B">
            <w:pPr>
              <w:pStyle w:val="DescrioCasodeUso"/>
              <w:numPr>
                <w:ilvl w:val="0"/>
                <w:numId w:val="45"/>
              </w:numPr>
            </w:pPr>
            <w:r w:rsidRPr="00253559">
              <w:t>Sistema: Foca o cursor no campo em questão;</w:t>
            </w:r>
          </w:p>
          <w:p w14:paraId="4110B071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326A917D" w14:textId="77777777">
        <w:trPr>
          <w:trHeight w:val="420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185BF8C5" w14:textId="77777777" w:rsidR="0054584C" w:rsidRPr="00253559" w:rsidRDefault="0054584C">
            <w:pPr>
              <w:pStyle w:val="DescrioCasodeUso"/>
            </w:pPr>
          </w:p>
          <w:p w14:paraId="1B636580" w14:textId="77777777" w:rsidR="0054584C" w:rsidRPr="00253559" w:rsidRDefault="00A70E4B">
            <w:pPr>
              <w:pStyle w:val="DescrioCasodeUso"/>
              <w:numPr>
                <w:ilvl w:val="0"/>
                <w:numId w:val="46"/>
              </w:numPr>
            </w:pPr>
            <w:r w:rsidRPr="00253559">
              <w:t>Cliente não pode ser alterado, dados informados estão incorretos;</w:t>
            </w:r>
          </w:p>
          <w:p w14:paraId="4F39A15D" w14:textId="77777777" w:rsidR="0054584C" w:rsidRPr="00253559" w:rsidRDefault="00A70E4B">
            <w:pPr>
              <w:pStyle w:val="DescrioCasodeUso"/>
              <w:numPr>
                <w:ilvl w:val="0"/>
                <w:numId w:val="47"/>
              </w:numPr>
            </w:pPr>
            <w:r w:rsidRPr="00253559">
              <w:t>Sistema: Exibe a mensagem de erro informando os dados que estão incorretos;</w:t>
            </w:r>
          </w:p>
          <w:p w14:paraId="70F039A9" w14:textId="77777777" w:rsidR="0054584C" w:rsidRPr="00253559" w:rsidRDefault="00A70E4B">
            <w:pPr>
              <w:pStyle w:val="DescrioCasodeUso"/>
              <w:numPr>
                <w:ilvl w:val="0"/>
                <w:numId w:val="47"/>
              </w:numPr>
            </w:pPr>
            <w:r w:rsidRPr="00253559">
              <w:t>Sistema: Retorna ao fluxo de origem;</w:t>
            </w:r>
          </w:p>
          <w:p w14:paraId="4AE0F02B" w14:textId="77777777" w:rsidR="0054584C" w:rsidRPr="00253559" w:rsidRDefault="0054584C">
            <w:pPr>
              <w:pStyle w:val="DescrioCasodeUso"/>
            </w:pPr>
          </w:p>
        </w:tc>
      </w:tr>
    </w:tbl>
    <w:p w14:paraId="3D5C4985" w14:textId="77777777" w:rsidR="0054584C" w:rsidRPr="00253559" w:rsidRDefault="0054584C">
      <w:pPr>
        <w:rPr>
          <w:rFonts w:cs="Arial"/>
        </w:rPr>
      </w:pPr>
    </w:p>
    <w:p w14:paraId="187D3661" w14:textId="77777777" w:rsidR="0054584C" w:rsidRPr="00253559" w:rsidRDefault="0054584C">
      <w:pPr>
        <w:rPr>
          <w:rFonts w:cs="Arial"/>
        </w:rPr>
      </w:pPr>
    </w:p>
    <w:tbl>
      <w:tblPr>
        <w:tblW w:w="0" w:type="auto"/>
        <w:tblInd w:w="-18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-5" w:type="dxa"/>
        </w:tblCellMar>
        <w:tblLook w:val="04A0" w:firstRow="1" w:lastRow="0" w:firstColumn="1" w:lastColumn="0" w:noHBand="0" w:noVBand="1"/>
      </w:tblPr>
      <w:tblGrid>
        <w:gridCol w:w="2317"/>
        <w:gridCol w:w="6722"/>
      </w:tblGrid>
      <w:tr w:rsidR="0054584C" w:rsidRPr="00253559" w14:paraId="22ABA42E" w14:textId="77777777">
        <w:trPr>
          <w:trHeight w:val="708"/>
        </w:trPr>
        <w:tc>
          <w:tcPr>
            <w:tcW w:w="23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  <w:vAlign w:val="center"/>
          </w:tcPr>
          <w:p w14:paraId="169BF085" w14:textId="77777777" w:rsidR="0054584C" w:rsidRPr="00253559" w:rsidRDefault="00A70E4B">
            <w:pPr>
              <w:rPr>
                <w:rFonts w:cs="Arial"/>
                <w:b/>
                <w:sz w:val="28"/>
                <w:szCs w:val="28"/>
              </w:rPr>
            </w:pPr>
            <w:r w:rsidRPr="00253559">
              <w:rPr>
                <w:rFonts w:cs="Arial"/>
                <w:b/>
                <w:sz w:val="28"/>
                <w:szCs w:val="28"/>
              </w:rPr>
              <w:lastRenderedPageBreak/>
              <w:t>UC 01</w:t>
            </w:r>
          </w:p>
          <w:p w14:paraId="7766EA84" w14:textId="77777777" w:rsidR="0054584C" w:rsidRPr="00253559" w:rsidRDefault="00A70E4B">
            <w:pPr>
              <w:rPr>
                <w:rFonts w:cs="Arial"/>
                <w:b/>
                <w:sz w:val="28"/>
                <w:szCs w:val="28"/>
              </w:rPr>
            </w:pPr>
            <w:r w:rsidRPr="00253559">
              <w:rPr>
                <w:rFonts w:cs="Arial"/>
                <w:b/>
                <w:sz w:val="28"/>
                <w:szCs w:val="28"/>
              </w:rPr>
              <w:t>RF 01</w:t>
            </w:r>
          </w:p>
        </w:tc>
        <w:tc>
          <w:tcPr>
            <w:tcW w:w="67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  <w:vAlign w:val="center"/>
          </w:tcPr>
          <w:p w14:paraId="423FBFBE" w14:textId="77777777" w:rsidR="0054584C" w:rsidRPr="00253559" w:rsidRDefault="00A70E4B">
            <w:pPr>
              <w:pStyle w:val="NomeCasodeUso"/>
              <w:rPr>
                <w:rFonts w:ascii="Arial" w:hAnsi="Arial"/>
              </w:rPr>
            </w:pPr>
            <w:r w:rsidRPr="00253559">
              <w:rPr>
                <w:rFonts w:ascii="Arial" w:hAnsi="Arial"/>
              </w:rPr>
              <w:t>Gerenciar Usuários</w:t>
            </w:r>
          </w:p>
        </w:tc>
      </w:tr>
      <w:tr w:rsidR="0054584C" w:rsidRPr="00253559" w14:paraId="60698110" w14:textId="77777777">
        <w:trPr>
          <w:trHeight w:val="340"/>
        </w:trPr>
        <w:tc>
          <w:tcPr>
            <w:tcW w:w="23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2DC64F7B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Ator</w:t>
            </w:r>
          </w:p>
        </w:tc>
        <w:tc>
          <w:tcPr>
            <w:tcW w:w="67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2BE3E233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Gerente</w:t>
            </w:r>
          </w:p>
        </w:tc>
      </w:tr>
      <w:tr w:rsidR="0054584C" w:rsidRPr="00253559" w14:paraId="330B3660" w14:textId="77777777">
        <w:trPr>
          <w:trHeight w:val="567"/>
        </w:trPr>
        <w:tc>
          <w:tcPr>
            <w:tcW w:w="23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4A89280A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Descrição</w:t>
            </w:r>
          </w:p>
        </w:tc>
        <w:tc>
          <w:tcPr>
            <w:tcW w:w="67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0AD1F0B0" w14:textId="77777777" w:rsidR="0054584C" w:rsidRPr="00253559" w:rsidRDefault="00A70E4B">
            <w:pPr>
              <w:pStyle w:val="DescrioCasodeUso"/>
            </w:pPr>
            <w:r w:rsidRPr="00253559">
              <w:t>Gerenciar o cadastro de usuários no sistema, os usuários serão utilizados pelos funcionários para acesso ao sistema.</w:t>
            </w:r>
          </w:p>
        </w:tc>
      </w:tr>
      <w:tr w:rsidR="0054584C" w:rsidRPr="00253559" w14:paraId="6C8FD963" w14:textId="77777777">
        <w:trPr>
          <w:trHeight w:val="340"/>
        </w:trPr>
        <w:tc>
          <w:tcPr>
            <w:tcW w:w="23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5031E1AF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Pré-condição</w:t>
            </w:r>
          </w:p>
        </w:tc>
        <w:tc>
          <w:tcPr>
            <w:tcW w:w="67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24ABC421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Gerente cadastrado</w:t>
            </w:r>
          </w:p>
        </w:tc>
      </w:tr>
      <w:tr w:rsidR="0054584C" w:rsidRPr="00253559" w14:paraId="24AD0298" w14:textId="77777777">
        <w:trPr>
          <w:trHeight w:val="340"/>
        </w:trPr>
        <w:tc>
          <w:tcPr>
            <w:tcW w:w="23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65939C08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Pós-condição</w:t>
            </w:r>
          </w:p>
        </w:tc>
        <w:tc>
          <w:tcPr>
            <w:tcW w:w="67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6AD5BC7D" w14:textId="77777777" w:rsidR="0054584C" w:rsidRPr="00253559" w:rsidRDefault="0054584C"/>
        </w:tc>
      </w:tr>
      <w:tr w:rsidR="0054584C" w:rsidRPr="00253559" w14:paraId="4303B978" w14:textId="77777777">
        <w:trPr>
          <w:trHeight w:val="340"/>
        </w:trPr>
        <w:tc>
          <w:tcPr>
            <w:tcW w:w="903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1C494C60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t>Fluxo de Eventos – Inclusão</w:t>
            </w:r>
          </w:p>
        </w:tc>
      </w:tr>
      <w:tr w:rsidR="0054584C" w:rsidRPr="00253559" w14:paraId="70E7822E" w14:textId="77777777">
        <w:trPr>
          <w:trHeight w:val="3775"/>
        </w:trPr>
        <w:tc>
          <w:tcPr>
            <w:tcW w:w="903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00EF0C16" w14:textId="77777777" w:rsidR="0054584C" w:rsidRPr="00253559" w:rsidRDefault="0054584C">
            <w:pPr>
              <w:pStyle w:val="DescrioCasodeUso"/>
            </w:pPr>
          </w:p>
          <w:p w14:paraId="6DAF5326" w14:textId="77777777" w:rsidR="0054584C" w:rsidRPr="00253559" w:rsidRDefault="00A70E4B">
            <w:pPr>
              <w:pStyle w:val="DescrioCasodeUso"/>
              <w:numPr>
                <w:ilvl w:val="0"/>
                <w:numId w:val="20"/>
              </w:numPr>
            </w:pPr>
            <w:r w:rsidRPr="00253559">
              <w:t>Ator Gerente: Clica no botão “Usuários” na barra superior do sistema;</w:t>
            </w:r>
          </w:p>
          <w:p w14:paraId="7A15CA9E" w14:textId="77777777" w:rsidR="0054584C" w:rsidRPr="00253559" w:rsidRDefault="00A70E4B">
            <w:pPr>
              <w:pStyle w:val="DescrioCasodeUso"/>
              <w:numPr>
                <w:ilvl w:val="0"/>
                <w:numId w:val="20"/>
              </w:numPr>
            </w:pPr>
            <w:r w:rsidRPr="00253559">
              <w:t>Sistema: Exibe a tela listando os usuários;</w:t>
            </w:r>
          </w:p>
          <w:p w14:paraId="310B17D8" w14:textId="77777777" w:rsidR="0054584C" w:rsidRPr="00253559" w:rsidRDefault="00A70E4B">
            <w:pPr>
              <w:pStyle w:val="DescrioCasodeUso"/>
              <w:numPr>
                <w:ilvl w:val="0"/>
                <w:numId w:val="20"/>
              </w:numPr>
            </w:pPr>
            <w:r w:rsidRPr="00253559">
              <w:t>Ator Gerente: Clica no botão “Novo”;</w:t>
            </w:r>
          </w:p>
          <w:p w14:paraId="119E8A78" w14:textId="77777777" w:rsidR="0054584C" w:rsidRPr="00253559" w:rsidRDefault="00A70E4B">
            <w:pPr>
              <w:pStyle w:val="DescrioCasodeUso"/>
              <w:numPr>
                <w:ilvl w:val="0"/>
                <w:numId w:val="20"/>
              </w:numPr>
            </w:pPr>
            <w:r w:rsidRPr="00253559">
              <w:t>Ator Gerente: Preenche os campos com os dados do usuário;</w:t>
            </w:r>
          </w:p>
          <w:p w14:paraId="0A32DEA3" w14:textId="77777777" w:rsidR="0054584C" w:rsidRPr="00253559" w:rsidRDefault="00A70E4B">
            <w:pPr>
              <w:pStyle w:val="DescrioCasodeUso"/>
              <w:numPr>
                <w:ilvl w:val="0"/>
                <w:numId w:val="20"/>
              </w:numPr>
            </w:pPr>
            <w:r w:rsidRPr="00253559">
              <w:t>Ator Gerente: Clica no botão Salvar;</w:t>
            </w:r>
          </w:p>
          <w:p w14:paraId="5C93B9CD" w14:textId="77777777" w:rsidR="0054584C" w:rsidRPr="00253559" w:rsidRDefault="00A70E4B">
            <w:pPr>
              <w:pStyle w:val="DescrioCasodeUso"/>
              <w:numPr>
                <w:ilvl w:val="0"/>
                <w:numId w:val="20"/>
              </w:numPr>
            </w:pPr>
            <w:r w:rsidRPr="00253559">
              <w:t>Sistema: Valida os campos obrigatórios;</w:t>
            </w:r>
          </w:p>
          <w:p w14:paraId="2A4BDC38" w14:textId="77777777" w:rsidR="0054584C" w:rsidRPr="00253559" w:rsidRDefault="00A70E4B">
            <w:pPr>
              <w:pStyle w:val="DescrioCasodeUso"/>
              <w:numPr>
                <w:ilvl w:val="0"/>
                <w:numId w:val="20"/>
              </w:numPr>
            </w:pPr>
            <w:r w:rsidRPr="00253559">
              <w:t>Sistema: Grava os dados do novo usuário;</w:t>
            </w:r>
          </w:p>
          <w:p w14:paraId="3B4C15A7" w14:textId="77777777" w:rsidR="0054584C" w:rsidRPr="00253559" w:rsidRDefault="00A70E4B">
            <w:pPr>
              <w:pStyle w:val="DescrioCasodeUso"/>
              <w:numPr>
                <w:ilvl w:val="0"/>
                <w:numId w:val="20"/>
              </w:numPr>
            </w:pPr>
            <w:r w:rsidRPr="00253559">
              <w:t>Sistema: Exibe uma mensagem informando que o registro foi incluído;</w:t>
            </w:r>
          </w:p>
        </w:tc>
      </w:tr>
      <w:tr w:rsidR="0054584C" w:rsidRPr="00253559" w14:paraId="70ADEF08" w14:textId="77777777">
        <w:trPr>
          <w:trHeight w:val="340"/>
        </w:trPr>
        <w:tc>
          <w:tcPr>
            <w:tcW w:w="903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7C7A08BB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t>Fluxo de Eventos – Alteração</w:t>
            </w:r>
          </w:p>
        </w:tc>
      </w:tr>
      <w:tr w:rsidR="0054584C" w:rsidRPr="00253559" w14:paraId="16BBBAD0" w14:textId="77777777">
        <w:trPr>
          <w:trHeight w:val="420"/>
        </w:trPr>
        <w:tc>
          <w:tcPr>
            <w:tcW w:w="903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5BB804E9" w14:textId="77777777" w:rsidR="0054584C" w:rsidRPr="00253559" w:rsidRDefault="0054584C">
            <w:pPr>
              <w:pStyle w:val="DescrioCasodeUso"/>
            </w:pPr>
          </w:p>
          <w:p w14:paraId="3DA133FD" w14:textId="77777777" w:rsidR="0054584C" w:rsidRPr="00253559" w:rsidRDefault="00A70E4B">
            <w:pPr>
              <w:pStyle w:val="DescrioCasodeUso"/>
              <w:numPr>
                <w:ilvl w:val="0"/>
                <w:numId w:val="19"/>
              </w:numPr>
            </w:pPr>
            <w:r w:rsidRPr="00253559">
              <w:t>Ator Gerente: Clica no botão “Usuário” na barra superior do sistema;</w:t>
            </w:r>
          </w:p>
          <w:p w14:paraId="6C54467A" w14:textId="77777777" w:rsidR="0054584C" w:rsidRPr="00253559" w:rsidRDefault="00A70E4B">
            <w:pPr>
              <w:pStyle w:val="DescrioCasodeUso"/>
              <w:numPr>
                <w:ilvl w:val="0"/>
                <w:numId w:val="19"/>
              </w:numPr>
            </w:pPr>
            <w:r w:rsidRPr="00253559">
              <w:t>Sistema: Exibe a lista de usuários cadastrados;</w:t>
            </w:r>
          </w:p>
          <w:p w14:paraId="7820A0CA" w14:textId="77777777" w:rsidR="0054584C" w:rsidRPr="00253559" w:rsidRDefault="00A70E4B">
            <w:pPr>
              <w:pStyle w:val="DescrioCasodeUso"/>
              <w:numPr>
                <w:ilvl w:val="0"/>
                <w:numId w:val="19"/>
              </w:numPr>
            </w:pPr>
            <w:bookmarkStart w:id="104" w:name="__DdeLink__1040_1057032371"/>
            <w:r w:rsidRPr="00253559">
              <w:t xml:space="preserve">Ator Gerente: </w:t>
            </w:r>
            <w:bookmarkEnd w:id="104"/>
            <w:r w:rsidRPr="00253559">
              <w:t>Faz uma busca pelo usuário, utilizando o campo “pesquisa”;</w:t>
            </w:r>
          </w:p>
          <w:p w14:paraId="16C569EF" w14:textId="77777777" w:rsidR="0054584C" w:rsidRPr="00253559" w:rsidRDefault="00A70E4B">
            <w:pPr>
              <w:pStyle w:val="DescrioCasodeUso"/>
              <w:numPr>
                <w:ilvl w:val="0"/>
                <w:numId w:val="19"/>
              </w:numPr>
            </w:pPr>
            <w:r w:rsidRPr="00253559">
              <w:t>Ator Gerente: Selecionar na lista um usuário para alterar;</w:t>
            </w:r>
          </w:p>
          <w:p w14:paraId="2E7DB5BD" w14:textId="77777777" w:rsidR="0054584C" w:rsidRPr="00253559" w:rsidRDefault="00A70E4B">
            <w:pPr>
              <w:pStyle w:val="DescrioCasodeUso"/>
              <w:numPr>
                <w:ilvl w:val="0"/>
                <w:numId w:val="19"/>
              </w:numPr>
            </w:pPr>
            <w:r w:rsidRPr="00253559">
              <w:t>Ator Gerente: Clica no botão “Alterar”;</w:t>
            </w:r>
          </w:p>
          <w:p w14:paraId="27B1EB2E" w14:textId="77777777" w:rsidR="0054584C" w:rsidRPr="00253559" w:rsidRDefault="00A70E4B">
            <w:pPr>
              <w:pStyle w:val="DescrioCasodeUso"/>
              <w:numPr>
                <w:ilvl w:val="0"/>
                <w:numId w:val="19"/>
              </w:numPr>
            </w:pPr>
            <w:r w:rsidRPr="00253559">
              <w:t>Ator Gerente: Altera os dados que desejar;</w:t>
            </w:r>
          </w:p>
          <w:p w14:paraId="6F97FD2E" w14:textId="77777777" w:rsidR="0054584C" w:rsidRPr="00253559" w:rsidRDefault="00A70E4B">
            <w:pPr>
              <w:pStyle w:val="DescrioCasodeUso"/>
              <w:numPr>
                <w:ilvl w:val="0"/>
                <w:numId w:val="19"/>
              </w:numPr>
            </w:pPr>
            <w:r w:rsidRPr="00253559">
              <w:t>Ator Gerente: Clica no botão “Salvar”;</w:t>
            </w:r>
          </w:p>
          <w:p w14:paraId="34D8B3C4" w14:textId="77777777" w:rsidR="0054584C" w:rsidRPr="00253559" w:rsidRDefault="00A70E4B">
            <w:pPr>
              <w:pStyle w:val="DescrioCasodeUso"/>
              <w:numPr>
                <w:ilvl w:val="0"/>
                <w:numId w:val="19"/>
              </w:numPr>
            </w:pPr>
            <w:r w:rsidRPr="00253559">
              <w:t>Sistema: Valida os dados informados;</w:t>
            </w:r>
          </w:p>
          <w:p w14:paraId="787528F6" w14:textId="77777777" w:rsidR="0054584C" w:rsidRPr="00253559" w:rsidRDefault="00A70E4B">
            <w:pPr>
              <w:pStyle w:val="DescrioCasodeUso"/>
              <w:numPr>
                <w:ilvl w:val="0"/>
                <w:numId w:val="19"/>
              </w:numPr>
            </w:pPr>
            <w:r w:rsidRPr="00253559">
              <w:t>Sistema:  Grava os dados alterados do usuário;</w:t>
            </w:r>
          </w:p>
          <w:p w14:paraId="41B15F80" w14:textId="77777777" w:rsidR="0054584C" w:rsidRPr="00253559" w:rsidRDefault="00A70E4B">
            <w:pPr>
              <w:pStyle w:val="DescrioCasodeUso"/>
              <w:numPr>
                <w:ilvl w:val="0"/>
                <w:numId w:val="19"/>
              </w:numPr>
            </w:pPr>
            <w:r w:rsidRPr="00253559">
              <w:t>Sistema: Exibe novamente a lista de usuários;</w:t>
            </w:r>
          </w:p>
          <w:p w14:paraId="4CA98E56" w14:textId="77777777" w:rsidR="0054584C" w:rsidRPr="00253559" w:rsidRDefault="00A70E4B">
            <w:pPr>
              <w:pStyle w:val="DescrioCasodeUso"/>
              <w:numPr>
                <w:ilvl w:val="0"/>
                <w:numId w:val="19"/>
              </w:numPr>
            </w:pPr>
            <w:r w:rsidRPr="00253559">
              <w:t>Sistema: Exibe uma mensagem informando que o registro foi alterado;</w:t>
            </w:r>
          </w:p>
          <w:p w14:paraId="1FC6551B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3550B87C" w14:textId="77777777">
        <w:trPr>
          <w:trHeight w:val="340"/>
        </w:trPr>
        <w:tc>
          <w:tcPr>
            <w:tcW w:w="903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3AFA7469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t>Fluxo de Eventos – Exclusão</w:t>
            </w:r>
          </w:p>
        </w:tc>
      </w:tr>
      <w:tr w:rsidR="0054584C" w:rsidRPr="00253559" w14:paraId="298CFFBA" w14:textId="77777777">
        <w:trPr>
          <w:trHeight w:val="567"/>
        </w:trPr>
        <w:tc>
          <w:tcPr>
            <w:tcW w:w="903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74C24CCD" w14:textId="77777777" w:rsidR="0054584C" w:rsidRPr="00253559" w:rsidRDefault="0054584C">
            <w:pPr>
              <w:pStyle w:val="DescrioCasodeUso"/>
            </w:pPr>
          </w:p>
          <w:p w14:paraId="5D0959EB" w14:textId="77777777" w:rsidR="0054584C" w:rsidRPr="00253559" w:rsidRDefault="00A70E4B">
            <w:pPr>
              <w:pStyle w:val="DescrioCasodeUso"/>
              <w:numPr>
                <w:ilvl w:val="0"/>
                <w:numId w:val="18"/>
              </w:numPr>
            </w:pPr>
            <w:r w:rsidRPr="00253559">
              <w:t>Ator Gerente: Clica no botão “Usuários” na barra superior do sistema;</w:t>
            </w:r>
          </w:p>
          <w:p w14:paraId="4ACB798B" w14:textId="77777777" w:rsidR="0054584C" w:rsidRPr="00253559" w:rsidRDefault="00A70E4B">
            <w:pPr>
              <w:pStyle w:val="DescrioCasodeUso"/>
              <w:numPr>
                <w:ilvl w:val="0"/>
                <w:numId w:val="18"/>
              </w:numPr>
            </w:pPr>
            <w:r w:rsidRPr="00253559">
              <w:t>Sistema: Exibe a lista de usuários cadastrados;</w:t>
            </w:r>
          </w:p>
          <w:p w14:paraId="7B0295EB" w14:textId="77777777" w:rsidR="0054584C" w:rsidRPr="00253559" w:rsidRDefault="00A70E4B">
            <w:pPr>
              <w:pStyle w:val="DescrioCasodeUso"/>
              <w:numPr>
                <w:ilvl w:val="0"/>
                <w:numId w:val="18"/>
              </w:numPr>
            </w:pPr>
            <w:r w:rsidRPr="00253559">
              <w:t>Ator Gerente: Faz uma busca pelo usuário, utilizando o campo “pesquisa”;</w:t>
            </w:r>
          </w:p>
          <w:p w14:paraId="2D3E6311" w14:textId="77777777" w:rsidR="0054584C" w:rsidRPr="00253559" w:rsidRDefault="00A70E4B">
            <w:pPr>
              <w:pStyle w:val="DescrioCasodeUso"/>
              <w:numPr>
                <w:ilvl w:val="0"/>
                <w:numId w:val="18"/>
              </w:numPr>
            </w:pPr>
            <w:r w:rsidRPr="00253559">
              <w:t>Ator Gerente: Selecionar na lista um usuário para alterar;</w:t>
            </w:r>
          </w:p>
          <w:p w14:paraId="4D6B3F0B" w14:textId="77777777" w:rsidR="0054584C" w:rsidRPr="00253559" w:rsidRDefault="00A70E4B">
            <w:pPr>
              <w:pStyle w:val="DescrioCasodeUso"/>
              <w:numPr>
                <w:ilvl w:val="0"/>
                <w:numId w:val="18"/>
              </w:numPr>
            </w:pPr>
            <w:r w:rsidRPr="00253559">
              <w:t>Ator Gerente: Clica no botão “Excluir”;</w:t>
            </w:r>
          </w:p>
          <w:p w14:paraId="265E67DB" w14:textId="77777777" w:rsidR="0054584C" w:rsidRPr="00253559" w:rsidRDefault="00A70E4B">
            <w:pPr>
              <w:pStyle w:val="DescrioCasodeUso"/>
              <w:numPr>
                <w:ilvl w:val="0"/>
                <w:numId w:val="18"/>
              </w:numPr>
            </w:pPr>
            <w:r w:rsidRPr="00253559">
              <w:t>Sistema: Exibe uma caixa de confirmação para a exclusão;</w:t>
            </w:r>
          </w:p>
          <w:p w14:paraId="0EC314C1" w14:textId="77777777" w:rsidR="0054584C" w:rsidRPr="00253559" w:rsidRDefault="00A70E4B">
            <w:pPr>
              <w:pStyle w:val="DescrioCasodeUso"/>
              <w:numPr>
                <w:ilvl w:val="0"/>
                <w:numId w:val="18"/>
              </w:numPr>
            </w:pPr>
            <w:r w:rsidRPr="00253559">
              <w:t>Ator Gerente: Clica no botão “Sim”;</w:t>
            </w:r>
          </w:p>
          <w:p w14:paraId="6CFFDB92" w14:textId="77777777" w:rsidR="0054584C" w:rsidRPr="00253559" w:rsidRDefault="00A70E4B">
            <w:pPr>
              <w:pStyle w:val="DescrioCasodeUso"/>
              <w:numPr>
                <w:ilvl w:val="0"/>
                <w:numId w:val="18"/>
              </w:numPr>
            </w:pPr>
            <w:r w:rsidRPr="00253559">
              <w:t>Sistema: Exclui o usuário da base de dados;</w:t>
            </w:r>
          </w:p>
          <w:p w14:paraId="2E97575E" w14:textId="77777777" w:rsidR="0054584C" w:rsidRPr="00253559" w:rsidRDefault="00A70E4B">
            <w:pPr>
              <w:pStyle w:val="DescrioCasodeUso"/>
              <w:numPr>
                <w:ilvl w:val="0"/>
                <w:numId w:val="18"/>
              </w:numPr>
            </w:pPr>
            <w:r w:rsidRPr="00253559">
              <w:t>Sistema: Exibe uma mensagem informando que o registro foi removido;</w:t>
            </w:r>
          </w:p>
          <w:p w14:paraId="7EFF7734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799AA4C0" w14:textId="77777777">
        <w:trPr>
          <w:trHeight w:val="420"/>
        </w:trPr>
        <w:tc>
          <w:tcPr>
            <w:tcW w:w="903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213B4389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t>Tratamento de Exceções</w:t>
            </w:r>
          </w:p>
        </w:tc>
      </w:tr>
      <w:tr w:rsidR="0054584C" w:rsidRPr="00253559" w14:paraId="71C5B87C" w14:textId="77777777">
        <w:trPr>
          <w:trHeight w:val="420"/>
        </w:trPr>
        <w:tc>
          <w:tcPr>
            <w:tcW w:w="903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3CAF4C9E" w14:textId="77777777" w:rsidR="0054584C" w:rsidRPr="00253559" w:rsidRDefault="0054584C">
            <w:pPr>
              <w:pStyle w:val="DescrioCasodeUso"/>
            </w:pPr>
          </w:p>
          <w:p w14:paraId="2C1B0E69" w14:textId="77777777" w:rsidR="0054584C" w:rsidRPr="00253559" w:rsidRDefault="00A70E4B">
            <w:pPr>
              <w:pStyle w:val="DescrioCasodeUso"/>
              <w:numPr>
                <w:ilvl w:val="0"/>
                <w:numId w:val="5"/>
              </w:numPr>
            </w:pPr>
            <w:r w:rsidRPr="00253559">
              <w:t>O usuário não pôde ser gravado, campo obrigatório não foi preenchido;</w:t>
            </w:r>
          </w:p>
          <w:p w14:paraId="250490C9" w14:textId="77777777" w:rsidR="0054584C" w:rsidRPr="00253559" w:rsidRDefault="00A70E4B">
            <w:pPr>
              <w:pStyle w:val="DescrioCasodeUso"/>
              <w:numPr>
                <w:ilvl w:val="0"/>
                <w:numId w:val="17"/>
              </w:numPr>
            </w:pPr>
            <w:r w:rsidRPr="00253559">
              <w:t>Sistema: Emite mensagem indicando qual é o campo não preenchido;</w:t>
            </w:r>
          </w:p>
          <w:p w14:paraId="3B33432A" w14:textId="77777777" w:rsidR="0054584C" w:rsidRPr="00253559" w:rsidRDefault="00A70E4B">
            <w:pPr>
              <w:pStyle w:val="DescrioCasodeUso"/>
              <w:numPr>
                <w:ilvl w:val="0"/>
                <w:numId w:val="17"/>
              </w:numPr>
            </w:pPr>
            <w:r w:rsidRPr="00253559">
              <w:t>Sistema: Foca no campo não preenchido;</w:t>
            </w:r>
          </w:p>
          <w:p w14:paraId="38A47B6C" w14:textId="77777777" w:rsidR="0054584C" w:rsidRPr="00253559" w:rsidRDefault="00A70E4B">
            <w:pPr>
              <w:pStyle w:val="DescrioCasodeUso"/>
              <w:numPr>
                <w:ilvl w:val="0"/>
                <w:numId w:val="17"/>
              </w:numPr>
            </w:pPr>
            <w:r w:rsidRPr="00253559">
              <w:t>Retorna ao fluxo de origem;</w:t>
            </w:r>
          </w:p>
          <w:p w14:paraId="191FBDEC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2D3FAB56" w14:textId="77777777">
        <w:trPr>
          <w:trHeight w:val="420"/>
        </w:trPr>
        <w:tc>
          <w:tcPr>
            <w:tcW w:w="903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49435E43" w14:textId="77777777" w:rsidR="0054584C" w:rsidRPr="00253559" w:rsidRDefault="0054584C">
            <w:pPr>
              <w:pStyle w:val="DescrioCasodeUso"/>
            </w:pPr>
          </w:p>
          <w:p w14:paraId="38841BDD" w14:textId="77777777" w:rsidR="0054584C" w:rsidRPr="00253559" w:rsidRDefault="00A70E4B">
            <w:pPr>
              <w:pStyle w:val="DescrioCasodeUso"/>
              <w:numPr>
                <w:ilvl w:val="0"/>
                <w:numId w:val="48"/>
              </w:numPr>
            </w:pPr>
            <w:r w:rsidRPr="00253559">
              <w:t>O usuário não pôde ser gravado, login já está cadastrado;</w:t>
            </w:r>
          </w:p>
          <w:p w14:paraId="3F2DB9DD" w14:textId="77777777" w:rsidR="0054584C" w:rsidRPr="00253559" w:rsidRDefault="00A70E4B">
            <w:pPr>
              <w:pStyle w:val="DescrioCasodeUso"/>
              <w:numPr>
                <w:ilvl w:val="0"/>
                <w:numId w:val="49"/>
              </w:numPr>
            </w:pPr>
            <w:r w:rsidRPr="00253559">
              <w:t>Sistema: Emite mensagem indicando que o login já foi cadastrado</w:t>
            </w:r>
          </w:p>
          <w:p w14:paraId="58401F30" w14:textId="77777777" w:rsidR="0054584C" w:rsidRPr="00253559" w:rsidRDefault="00A70E4B">
            <w:pPr>
              <w:pStyle w:val="DescrioCasodeUso"/>
              <w:numPr>
                <w:ilvl w:val="0"/>
                <w:numId w:val="49"/>
              </w:numPr>
            </w:pPr>
            <w:r w:rsidRPr="00253559">
              <w:t>Retorna ao fluxo de origem;</w:t>
            </w:r>
          </w:p>
          <w:p w14:paraId="2EF94E5A" w14:textId="77777777" w:rsidR="0054584C" w:rsidRPr="00253559" w:rsidRDefault="0054584C">
            <w:pPr>
              <w:pStyle w:val="DescrioCasodeUso"/>
            </w:pPr>
          </w:p>
        </w:tc>
      </w:tr>
    </w:tbl>
    <w:p w14:paraId="7E9CD782" w14:textId="77777777" w:rsidR="0054584C" w:rsidRPr="00253559" w:rsidRDefault="0054584C">
      <w:pPr>
        <w:pStyle w:val="Seo1"/>
      </w:pPr>
    </w:p>
    <w:p w14:paraId="62048B30" w14:textId="77777777" w:rsidR="0054584C" w:rsidRPr="00253559" w:rsidRDefault="0054584C">
      <w:pPr>
        <w:pStyle w:val="Seo1"/>
      </w:pPr>
    </w:p>
    <w:tbl>
      <w:tblPr>
        <w:tblW w:w="0" w:type="auto"/>
        <w:tblInd w:w="-18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-5" w:type="dxa"/>
        </w:tblCellMar>
        <w:tblLook w:val="04A0" w:firstRow="1" w:lastRow="0" w:firstColumn="1" w:lastColumn="0" w:noHBand="0" w:noVBand="1"/>
      </w:tblPr>
      <w:tblGrid>
        <w:gridCol w:w="2317"/>
        <w:gridCol w:w="6723"/>
      </w:tblGrid>
      <w:tr w:rsidR="0054584C" w:rsidRPr="00253559" w14:paraId="74677F6E" w14:textId="77777777">
        <w:trPr>
          <w:trHeight w:val="708"/>
        </w:trPr>
        <w:tc>
          <w:tcPr>
            <w:tcW w:w="23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  <w:vAlign w:val="center"/>
          </w:tcPr>
          <w:p w14:paraId="635C9F1B" w14:textId="77777777" w:rsidR="0054584C" w:rsidRPr="00253559" w:rsidRDefault="00A70E4B">
            <w:pPr>
              <w:rPr>
                <w:rFonts w:cs="Arial"/>
                <w:b/>
                <w:sz w:val="28"/>
                <w:szCs w:val="28"/>
              </w:rPr>
            </w:pPr>
            <w:r w:rsidRPr="00253559">
              <w:rPr>
                <w:rFonts w:cs="Arial"/>
                <w:b/>
                <w:sz w:val="28"/>
                <w:szCs w:val="28"/>
              </w:rPr>
              <w:t>UC 01</w:t>
            </w:r>
          </w:p>
          <w:p w14:paraId="7350B382" w14:textId="77777777" w:rsidR="0054584C" w:rsidRPr="00253559" w:rsidRDefault="00A70E4B">
            <w:pPr>
              <w:rPr>
                <w:rFonts w:cs="Arial"/>
                <w:b/>
                <w:sz w:val="28"/>
                <w:szCs w:val="28"/>
              </w:rPr>
            </w:pPr>
            <w:r w:rsidRPr="00253559">
              <w:rPr>
                <w:rFonts w:cs="Arial"/>
                <w:b/>
                <w:sz w:val="28"/>
                <w:szCs w:val="28"/>
              </w:rPr>
              <w:t>RF 01</w:t>
            </w:r>
          </w:p>
        </w:tc>
        <w:tc>
          <w:tcPr>
            <w:tcW w:w="67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  <w:vAlign w:val="center"/>
          </w:tcPr>
          <w:p w14:paraId="7A038739" w14:textId="77777777" w:rsidR="0054584C" w:rsidRPr="00253559" w:rsidRDefault="00A70E4B">
            <w:pPr>
              <w:pStyle w:val="NomeCasodeUso"/>
              <w:rPr>
                <w:rFonts w:ascii="Arial" w:hAnsi="Arial"/>
              </w:rPr>
            </w:pPr>
            <w:r w:rsidRPr="00253559">
              <w:rPr>
                <w:rFonts w:ascii="Arial" w:hAnsi="Arial"/>
              </w:rPr>
              <w:t>Gerenciar Pedidos</w:t>
            </w:r>
          </w:p>
        </w:tc>
      </w:tr>
      <w:tr w:rsidR="0054584C" w:rsidRPr="00253559" w14:paraId="15377E16" w14:textId="77777777">
        <w:trPr>
          <w:trHeight w:val="340"/>
        </w:trPr>
        <w:tc>
          <w:tcPr>
            <w:tcW w:w="23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41908430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Ator</w:t>
            </w:r>
          </w:p>
        </w:tc>
        <w:tc>
          <w:tcPr>
            <w:tcW w:w="67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602C0E8F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Funcionário, Cliente</w:t>
            </w:r>
          </w:p>
        </w:tc>
      </w:tr>
      <w:tr w:rsidR="0054584C" w:rsidRPr="00253559" w14:paraId="5480E7F0" w14:textId="77777777">
        <w:trPr>
          <w:trHeight w:val="567"/>
        </w:trPr>
        <w:tc>
          <w:tcPr>
            <w:tcW w:w="23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0CECC852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Descrição</w:t>
            </w:r>
          </w:p>
        </w:tc>
        <w:tc>
          <w:tcPr>
            <w:tcW w:w="67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72CD9959" w14:textId="77777777" w:rsidR="0054584C" w:rsidRPr="00253559" w:rsidRDefault="00A70E4B">
            <w:pPr>
              <w:pStyle w:val="DescrioCasodeUso"/>
            </w:pPr>
            <w:r w:rsidRPr="00253559">
              <w:t xml:space="preserve">Faz a gerência dos pedidos que chegam até o sistema pelo </w:t>
            </w:r>
            <w:r w:rsidRPr="00253559">
              <w:lastRenderedPageBreak/>
              <w:t>aplicativo.</w:t>
            </w:r>
          </w:p>
        </w:tc>
      </w:tr>
      <w:tr w:rsidR="0054584C" w:rsidRPr="00253559" w14:paraId="12973D96" w14:textId="77777777">
        <w:trPr>
          <w:trHeight w:val="340"/>
        </w:trPr>
        <w:tc>
          <w:tcPr>
            <w:tcW w:w="23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704EBEB9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lastRenderedPageBreak/>
              <w:t>Pré-condição</w:t>
            </w:r>
          </w:p>
        </w:tc>
        <w:tc>
          <w:tcPr>
            <w:tcW w:w="67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17F7A590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Funcionário cadastrado, Cliente cadastrado</w:t>
            </w:r>
          </w:p>
        </w:tc>
      </w:tr>
      <w:tr w:rsidR="0054584C" w:rsidRPr="00253559" w14:paraId="71113485" w14:textId="77777777">
        <w:trPr>
          <w:trHeight w:val="340"/>
        </w:trPr>
        <w:tc>
          <w:tcPr>
            <w:tcW w:w="23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4F2266C7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Pós-condição</w:t>
            </w:r>
          </w:p>
        </w:tc>
        <w:tc>
          <w:tcPr>
            <w:tcW w:w="67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75CDBE7A" w14:textId="77777777" w:rsidR="0054584C" w:rsidRPr="00253559" w:rsidRDefault="0054584C"/>
        </w:tc>
      </w:tr>
      <w:tr w:rsidR="0054584C" w:rsidRPr="00253559" w14:paraId="1DEC9A1A" w14:textId="77777777">
        <w:trPr>
          <w:trHeight w:val="340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3C18C93A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t>Fluxo de Eventos – Inclusão</w:t>
            </w:r>
          </w:p>
        </w:tc>
      </w:tr>
      <w:tr w:rsidR="0054584C" w:rsidRPr="00253559" w14:paraId="6A31764C" w14:textId="77777777">
        <w:trPr>
          <w:trHeight w:val="365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18E09DBB" w14:textId="77777777" w:rsidR="0054584C" w:rsidRPr="00253559" w:rsidRDefault="0054584C">
            <w:pPr>
              <w:pStyle w:val="DescrioCasodeUso"/>
            </w:pPr>
          </w:p>
          <w:p w14:paraId="7C0FD0F1" w14:textId="77777777" w:rsidR="0054584C" w:rsidRPr="00253559" w:rsidRDefault="00A70E4B">
            <w:pPr>
              <w:pStyle w:val="DescrioCasodeUso"/>
              <w:numPr>
                <w:ilvl w:val="0"/>
                <w:numId w:val="9"/>
              </w:numPr>
            </w:pPr>
            <w:r w:rsidRPr="00253559">
              <w:t>Ator Cliente: Acessa o aplicativo;</w:t>
            </w:r>
          </w:p>
          <w:p w14:paraId="05CFAEBB" w14:textId="77777777" w:rsidR="0054584C" w:rsidRPr="00253559" w:rsidRDefault="00A70E4B">
            <w:pPr>
              <w:pStyle w:val="DescrioCasodeUso"/>
              <w:numPr>
                <w:ilvl w:val="0"/>
                <w:numId w:val="9"/>
              </w:numPr>
            </w:pPr>
            <w:r w:rsidRPr="00253559">
              <w:t>Sistema: Exibe a lista de produtos;</w:t>
            </w:r>
          </w:p>
          <w:p w14:paraId="0B6EF51B" w14:textId="77777777" w:rsidR="0054584C" w:rsidRPr="00253559" w:rsidRDefault="00A70E4B">
            <w:pPr>
              <w:pStyle w:val="DescrioCasodeUso"/>
              <w:numPr>
                <w:ilvl w:val="0"/>
                <w:numId w:val="9"/>
              </w:numPr>
            </w:pPr>
            <w:r w:rsidRPr="00253559">
              <w:t>Ator Cliente: Seleciona um produto na lista;</w:t>
            </w:r>
          </w:p>
          <w:p w14:paraId="3ABDD6FD" w14:textId="77777777" w:rsidR="0054584C" w:rsidRPr="00253559" w:rsidRDefault="00A70E4B">
            <w:pPr>
              <w:pStyle w:val="DescrioCasodeUso"/>
              <w:numPr>
                <w:ilvl w:val="0"/>
                <w:numId w:val="9"/>
              </w:numPr>
            </w:pPr>
            <w:r w:rsidRPr="00253559">
              <w:t>Ator Cliente: Escolhe os itens que deseja para sua comida;</w:t>
            </w:r>
          </w:p>
          <w:p w14:paraId="1FED7B02" w14:textId="77777777" w:rsidR="0054584C" w:rsidRPr="00253559" w:rsidRDefault="00A70E4B">
            <w:pPr>
              <w:pStyle w:val="DescrioCasodeUso"/>
              <w:numPr>
                <w:ilvl w:val="0"/>
                <w:numId w:val="9"/>
              </w:numPr>
            </w:pPr>
            <w:r w:rsidRPr="00253559">
              <w:t>Ator Cliente: Escolhe o endereço que deseja para entrega;</w:t>
            </w:r>
          </w:p>
          <w:p w14:paraId="7494C00F" w14:textId="77777777" w:rsidR="0054584C" w:rsidRPr="00253559" w:rsidRDefault="00A70E4B">
            <w:pPr>
              <w:pStyle w:val="DescrioCasodeUso"/>
              <w:numPr>
                <w:ilvl w:val="0"/>
                <w:numId w:val="9"/>
              </w:numPr>
            </w:pPr>
            <w:r w:rsidRPr="00253559">
              <w:t>Ator Cliente: Escolhe a forma que deseja pagar;</w:t>
            </w:r>
          </w:p>
          <w:p w14:paraId="0998F278" w14:textId="77777777" w:rsidR="0054584C" w:rsidRPr="00253559" w:rsidRDefault="00A70E4B">
            <w:pPr>
              <w:pStyle w:val="DescrioCasodeUso"/>
              <w:numPr>
                <w:ilvl w:val="0"/>
                <w:numId w:val="9"/>
              </w:numPr>
            </w:pPr>
            <w:r w:rsidRPr="00253559">
              <w:t>Sistema: Exibe as informações do pedido;</w:t>
            </w:r>
          </w:p>
          <w:p w14:paraId="4B9A922D" w14:textId="77777777" w:rsidR="0054584C" w:rsidRPr="00253559" w:rsidRDefault="00A70E4B">
            <w:pPr>
              <w:pStyle w:val="DescrioCasodeUso"/>
              <w:numPr>
                <w:ilvl w:val="0"/>
                <w:numId w:val="9"/>
              </w:numPr>
            </w:pPr>
            <w:r w:rsidRPr="00253559">
              <w:t>Ator Cliente: Finaliza o pedido;</w:t>
            </w:r>
          </w:p>
          <w:p w14:paraId="03E6A51D" w14:textId="77777777" w:rsidR="0054584C" w:rsidRPr="00253559" w:rsidRDefault="00A70E4B">
            <w:pPr>
              <w:pStyle w:val="DescrioCasodeUso"/>
              <w:numPr>
                <w:ilvl w:val="0"/>
                <w:numId w:val="9"/>
              </w:numPr>
            </w:pPr>
            <w:r w:rsidRPr="00253559">
              <w:t>Sistema: Retorna ao fluxo de origem;</w:t>
            </w:r>
          </w:p>
          <w:p w14:paraId="4258F811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7B60D746" w14:textId="77777777">
        <w:trPr>
          <w:trHeight w:val="340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06941E73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t>Fluxo de Eventos – Alteração</w:t>
            </w:r>
          </w:p>
        </w:tc>
      </w:tr>
      <w:tr w:rsidR="0054584C" w:rsidRPr="00253559" w14:paraId="4959B700" w14:textId="77777777">
        <w:trPr>
          <w:trHeight w:val="420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4D2F8CCB" w14:textId="77777777" w:rsidR="0054584C" w:rsidRPr="00253559" w:rsidRDefault="0054584C">
            <w:pPr>
              <w:pStyle w:val="DescrioCasodeUso"/>
            </w:pPr>
          </w:p>
          <w:p w14:paraId="34392508" w14:textId="77777777" w:rsidR="0054584C" w:rsidRPr="00253559" w:rsidRDefault="00A70E4B">
            <w:pPr>
              <w:pStyle w:val="DescrioCasodeUso"/>
              <w:numPr>
                <w:ilvl w:val="0"/>
                <w:numId w:val="8"/>
              </w:numPr>
            </w:pPr>
            <w:r w:rsidRPr="00253559">
              <w:t>Sistema: Exibe a listagem de pedidos após o login no sistema;</w:t>
            </w:r>
          </w:p>
          <w:p w14:paraId="0F4E8338" w14:textId="77777777" w:rsidR="0054584C" w:rsidRPr="00253559" w:rsidRDefault="00A70E4B">
            <w:pPr>
              <w:pStyle w:val="DescrioCasodeUso"/>
              <w:numPr>
                <w:ilvl w:val="0"/>
                <w:numId w:val="8"/>
              </w:numPr>
            </w:pPr>
            <w:r w:rsidRPr="00253559">
              <w:t>Ator Funcionário: Colhe um pedido na lista;</w:t>
            </w:r>
          </w:p>
          <w:p w14:paraId="520CB09E" w14:textId="77777777" w:rsidR="0054584C" w:rsidRPr="00253559" w:rsidRDefault="00A70E4B">
            <w:pPr>
              <w:pStyle w:val="DescrioCasodeUso"/>
              <w:numPr>
                <w:ilvl w:val="0"/>
                <w:numId w:val="8"/>
              </w:numPr>
            </w:pPr>
            <w:r w:rsidRPr="00253559">
              <w:t>Ator Funcionário: Altera o estado atual do pedido para “Em produção”;</w:t>
            </w:r>
          </w:p>
          <w:p w14:paraId="4BE07CDB" w14:textId="77777777" w:rsidR="0054584C" w:rsidRPr="00253559" w:rsidRDefault="00A70E4B">
            <w:pPr>
              <w:pStyle w:val="DescrioCasodeUso"/>
              <w:numPr>
                <w:ilvl w:val="0"/>
                <w:numId w:val="8"/>
              </w:numPr>
            </w:pPr>
            <w:r w:rsidRPr="00253559">
              <w:t>Ator Funcionário: Altera o estado atual do pedido para “Em entrega”;</w:t>
            </w:r>
          </w:p>
          <w:p w14:paraId="7E22C721" w14:textId="77777777" w:rsidR="0054584C" w:rsidRPr="00253559" w:rsidRDefault="00A70E4B">
            <w:pPr>
              <w:pStyle w:val="DescrioCasodeUso"/>
              <w:numPr>
                <w:ilvl w:val="0"/>
                <w:numId w:val="8"/>
              </w:numPr>
            </w:pPr>
            <w:r w:rsidRPr="00253559">
              <w:t>Ator Funcionário: Altera o estado atual do pedido para “Finalizado”;</w:t>
            </w:r>
          </w:p>
          <w:p w14:paraId="173E3A92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3226BE76" w14:textId="77777777">
        <w:trPr>
          <w:trHeight w:val="420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11CE4B2D" w14:textId="77777777" w:rsidR="0054584C" w:rsidRPr="00253559" w:rsidRDefault="00A70E4B">
            <w:pPr>
              <w:pStyle w:val="DescrioCasodeUso"/>
              <w:rPr>
                <w:b/>
                <w:bCs/>
              </w:rPr>
            </w:pPr>
            <w:r w:rsidRPr="00253559">
              <w:rPr>
                <w:b/>
                <w:bCs/>
              </w:rPr>
              <w:t>Fluxo de Eventos – Exclusão</w:t>
            </w:r>
          </w:p>
        </w:tc>
      </w:tr>
      <w:tr w:rsidR="0054584C" w:rsidRPr="00253559" w14:paraId="5C757184" w14:textId="77777777">
        <w:trPr>
          <w:trHeight w:val="2795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136588CA" w14:textId="77777777" w:rsidR="0054584C" w:rsidRPr="00253559" w:rsidRDefault="0054584C">
            <w:pPr>
              <w:pStyle w:val="DescrioCasodeUso"/>
            </w:pPr>
          </w:p>
          <w:p w14:paraId="393D71A5" w14:textId="77777777" w:rsidR="0054584C" w:rsidRPr="00253559" w:rsidRDefault="00A70E4B">
            <w:pPr>
              <w:pStyle w:val="DescrioCasodeUso"/>
              <w:numPr>
                <w:ilvl w:val="0"/>
                <w:numId w:val="10"/>
              </w:numPr>
            </w:pPr>
            <w:r w:rsidRPr="00253559">
              <w:t>Ator Funcionário: Clica no botão “Pedidos” na barra superior do sistema;</w:t>
            </w:r>
          </w:p>
          <w:p w14:paraId="053D8CA1" w14:textId="77777777" w:rsidR="0054584C" w:rsidRPr="00253559" w:rsidRDefault="00A70E4B">
            <w:pPr>
              <w:pStyle w:val="DescrioCasodeUso"/>
              <w:numPr>
                <w:ilvl w:val="0"/>
                <w:numId w:val="10"/>
              </w:numPr>
            </w:pPr>
            <w:r w:rsidRPr="00253559">
              <w:t>Ator Funcionário: Seleciona um pedido na listagem;</w:t>
            </w:r>
          </w:p>
          <w:p w14:paraId="2548AD1E" w14:textId="77777777" w:rsidR="0054584C" w:rsidRPr="00253559" w:rsidRDefault="00A70E4B">
            <w:pPr>
              <w:pStyle w:val="DescrioCasodeUso"/>
              <w:numPr>
                <w:ilvl w:val="0"/>
                <w:numId w:val="10"/>
              </w:numPr>
            </w:pPr>
            <w:r w:rsidRPr="00253559">
              <w:t>Ator Funcionário: Clica no botão “excluir”;</w:t>
            </w:r>
          </w:p>
          <w:p w14:paraId="70262D50" w14:textId="77777777" w:rsidR="0054584C" w:rsidRPr="00253559" w:rsidRDefault="00A70E4B">
            <w:pPr>
              <w:pStyle w:val="DescrioCasodeUso"/>
              <w:numPr>
                <w:ilvl w:val="0"/>
                <w:numId w:val="10"/>
              </w:numPr>
            </w:pPr>
            <w:r w:rsidRPr="00253559">
              <w:t>Sistema: Exibe uma mensagem de confirmação da exclusão;</w:t>
            </w:r>
          </w:p>
          <w:p w14:paraId="03A558F7" w14:textId="77777777" w:rsidR="0054584C" w:rsidRPr="00253559" w:rsidRDefault="00A70E4B">
            <w:pPr>
              <w:pStyle w:val="DescrioCasodeUso"/>
              <w:numPr>
                <w:ilvl w:val="0"/>
                <w:numId w:val="10"/>
              </w:numPr>
            </w:pPr>
            <w:r w:rsidRPr="00253559">
              <w:t>Ator Funcionário: Clica no botão “Sim”;</w:t>
            </w:r>
          </w:p>
          <w:p w14:paraId="7952BBCA" w14:textId="77777777" w:rsidR="0054584C" w:rsidRPr="00253559" w:rsidRDefault="00A70E4B">
            <w:pPr>
              <w:pStyle w:val="DescrioCasodeUso"/>
              <w:numPr>
                <w:ilvl w:val="0"/>
                <w:numId w:val="10"/>
              </w:numPr>
            </w:pPr>
            <w:r w:rsidRPr="00253559">
              <w:t>Sistema: Exclui o pedido da base de dados;</w:t>
            </w:r>
          </w:p>
          <w:p w14:paraId="75FB4032" w14:textId="77777777" w:rsidR="0054584C" w:rsidRPr="00253559" w:rsidRDefault="00A70E4B">
            <w:pPr>
              <w:pStyle w:val="DescrioCasodeUso"/>
              <w:numPr>
                <w:ilvl w:val="0"/>
                <w:numId w:val="10"/>
              </w:numPr>
            </w:pPr>
            <w:r w:rsidRPr="00253559">
              <w:t>Sistema: Retorna ao fluxo de origem;</w:t>
            </w:r>
          </w:p>
          <w:p w14:paraId="42DABC45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6A9407A6" w14:textId="77777777">
        <w:trPr>
          <w:trHeight w:val="420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2090B59D" w14:textId="77777777" w:rsidR="0054584C" w:rsidRPr="00253559" w:rsidRDefault="00A70E4B">
            <w:pPr>
              <w:pStyle w:val="DescrioCasodeUso"/>
              <w:rPr>
                <w:b/>
                <w:bCs/>
              </w:rPr>
            </w:pPr>
            <w:r w:rsidRPr="00253559">
              <w:rPr>
                <w:b/>
                <w:bCs/>
              </w:rPr>
              <w:lastRenderedPageBreak/>
              <w:t>Tratamento de Exceções</w:t>
            </w:r>
          </w:p>
        </w:tc>
      </w:tr>
      <w:tr w:rsidR="0054584C" w:rsidRPr="00253559" w14:paraId="42D1A110" w14:textId="77777777">
        <w:trPr>
          <w:trHeight w:val="420"/>
        </w:trPr>
        <w:tc>
          <w:tcPr>
            <w:tcW w:w="904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4BF64D4F" w14:textId="77777777" w:rsidR="0054584C" w:rsidRPr="00253559" w:rsidRDefault="0054584C">
            <w:pPr>
              <w:pStyle w:val="DescrioCasodeUso"/>
            </w:pPr>
          </w:p>
          <w:p w14:paraId="4300C004" w14:textId="77777777" w:rsidR="0054584C" w:rsidRPr="00253559" w:rsidRDefault="00A70E4B">
            <w:pPr>
              <w:pStyle w:val="DescrioCasodeUso"/>
              <w:numPr>
                <w:ilvl w:val="0"/>
                <w:numId w:val="12"/>
              </w:numPr>
            </w:pPr>
            <w:r w:rsidRPr="00253559">
              <w:t>Pedido não pode ser excluído, o mesmo já está em produção;</w:t>
            </w:r>
          </w:p>
          <w:p w14:paraId="0ED33E03" w14:textId="77777777" w:rsidR="0054584C" w:rsidRPr="00253559" w:rsidRDefault="00A70E4B">
            <w:pPr>
              <w:pStyle w:val="DescrioCasodeUso"/>
              <w:numPr>
                <w:ilvl w:val="0"/>
                <w:numId w:val="11"/>
              </w:numPr>
            </w:pPr>
            <w:r w:rsidRPr="00253559">
              <w:t>Sistema: Exibe uma mensagem informando que o pedido não pode ser excluído;</w:t>
            </w:r>
          </w:p>
          <w:p w14:paraId="58FEA36C" w14:textId="77777777" w:rsidR="0054584C" w:rsidRPr="00253559" w:rsidRDefault="00A70E4B">
            <w:pPr>
              <w:pStyle w:val="DescrioCasodeUso"/>
              <w:numPr>
                <w:ilvl w:val="0"/>
                <w:numId w:val="11"/>
              </w:numPr>
            </w:pPr>
            <w:r w:rsidRPr="00253559">
              <w:t>Sistema: Retorna ao fluxo de origem;</w:t>
            </w:r>
          </w:p>
          <w:p w14:paraId="3BD05820" w14:textId="77777777" w:rsidR="0054584C" w:rsidRPr="00253559" w:rsidRDefault="0054584C">
            <w:pPr>
              <w:pStyle w:val="DescrioCasodeUso"/>
            </w:pPr>
          </w:p>
        </w:tc>
      </w:tr>
    </w:tbl>
    <w:p w14:paraId="7F1CA9B1" w14:textId="77777777" w:rsidR="0054584C" w:rsidRPr="00253559" w:rsidRDefault="0054584C">
      <w:pPr>
        <w:rPr>
          <w:rFonts w:cs="Arial"/>
          <w:b/>
          <w:bCs/>
          <w:sz w:val="32"/>
          <w:szCs w:val="32"/>
        </w:rPr>
      </w:pPr>
    </w:p>
    <w:tbl>
      <w:tblPr>
        <w:tblW w:w="0" w:type="auto"/>
        <w:tblInd w:w="-18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-5" w:type="dxa"/>
        </w:tblCellMar>
        <w:tblLook w:val="04A0" w:firstRow="1" w:lastRow="0" w:firstColumn="1" w:lastColumn="0" w:noHBand="0" w:noVBand="1"/>
      </w:tblPr>
      <w:tblGrid>
        <w:gridCol w:w="2318"/>
        <w:gridCol w:w="6723"/>
      </w:tblGrid>
      <w:tr w:rsidR="0054584C" w:rsidRPr="00253559" w14:paraId="68631592" w14:textId="77777777">
        <w:trPr>
          <w:trHeight w:val="708"/>
        </w:trPr>
        <w:tc>
          <w:tcPr>
            <w:tcW w:w="23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  <w:vAlign w:val="center"/>
          </w:tcPr>
          <w:p w14:paraId="09A6E510" w14:textId="77777777" w:rsidR="0054584C" w:rsidRPr="00253559" w:rsidRDefault="00A70E4B">
            <w:pPr>
              <w:rPr>
                <w:rFonts w:cs="Arial"/>
                <w:b/>
                <w:sz w:val="28"/>
                <w:szCs w:val="28"/>
              </w:rPr>
            </w:pPr>
            <w:r w:rsidRPr="00253559">
              <w:rPr>
                <w:rFonts w:cs="Arial"/>
                <w:b/>
                <w:sz w:val="28"/>
                <w:szCs w:val="28"/>
              </w:rPr>
              <w:t>UC 01</w:t>
            </w:r>
          </w:p>
          <w:p w14:paraId="62AE50BB" w14:textId="77777777" w:rsidR="0054584C" w:rsidRPr="00253559" w:rsidRDefault="00A70E4B">
            <w:pPr>
              <w:rPr>
                <w:rFonts w:cs="Arial"/>
                <w:b/>
                <w:sz w:val="28"/>
                <w:szCs w:val="28"/>
              </w:rPr>
            </w:pPr>
            <w:r w:rsidRPr="00253559">
              <w:rPr>
                <w:rFonts w:cs="Arial"/>
                <w:b/>
                <w:sz w:val="28"/>
                <w:szCs w:val="28"/>
              </w:rPr>
              <w:t>RF 01</w:t>
            </w:r>
          </w:p>
        </w:tc>
        <w:tc>
          <w:tcPr>
            <w:tcW w:w="67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  <w:vAlign w:val="center"/>
          </w:tcPr>
          <w:p w14:paraId="545BFF6F" w14:textId="77777777" w:rsidR="0054584C" w:rsidRPr="00253559" w:rsidRDefault="00A70E4B">
            <w:pPr>
              <w:pStyle w:val="NomeCasodeUso"/>
              <w:rPr>
                <w:rFonts w:ascii="Arial" w:hAnsi="Arial"/>
              </w:rPr>
            </w:pPr>
            <w:r w:rsidRPr="00253559">
              <w:rPr>
                <w:rFonts w:ascii="Arial" w:hAnsi="Arial"/>
              </w:rPr>
              <w:t>Gerenciar Endereços</w:t>
            </w:r>
          </w:p>
        </w:tc>
      </w:tr>
      <w:tr w:rsidR="0054584C" w:rsidRPr="00253559" w14:paraId="51EB8D77" w14:textId="77777777">
        <w:trPr>
          <w:trHeight w:val="340"/>
        </w:trPr>
        <w:tc>
          <w:tcPr>
            <w:tcW w:w="23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3C3F707C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Ator</w:t>
            </w:r>
          </w:p>
        </w:tc>
        <w:tc>
          <w:tcPr>
            <w:tcW w:w="67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68CB14D8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Cliente</w:t>
            </w:r>
          </w:p>
        </w:tc>
      </w:tr>
      <w:tr w:rsidR="0054584C" w:rsidRPr="00253559" w14:paraId="05451F95" w14:textId="77777777">
        <w:trPr>
          <w:trHeight w:val="567"/>
        </w:trPr>
        <w:tc>
          <w:tcPr>
            <w:tcW w:w="23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549EF6C1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Descrição</w:t>
            </w:r>
          </w:p>
        </w:tc>
        <w:tc>
          <w:tcPr>
            <w:tcW w:w="67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716D32DC" w14:textId="77777777" w:rsidR="0054584C" w:rsidRPr="00253559" w:rsidRDefault="00A70E4B">
            <w:pPr>
              <w:pStyle w:val="DescrioCasodeUso"/>
            </w:pPr>
            <w:r w:rsidRPr="00253559">
              <w:t>Cliente pode gerenciar seus próprios endereços, adicionando, removendo ou alterando.</w:t>
            </w:r>
          </w:p>
        </w:tc>
      </w:tr>
      <w:tr w:rsidR="0054584C" w:rsidRPr="00253559" w14:paraId="11B3A93A" w14:textId="77777777">
        <w:trPr>
          <w:trHeight w:val="340"/>
        </w:trPr>
        <w:tc>
          <w:tcPr>
            <w:tcW w:w="23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47D93BC5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Pré-condição</w:t>
            </w:r>
          </w:p>
        </w:tc>
        <w:tc>
          <w:tcPr>
            <w:tcW w:w="67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73D6C796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Cliente cadastrado</w:t>
            </w:r>
          </w:p>
        </w:tc>
      </w:tr>
      <w:tr w:rsidR="0054584C" w:rsidRPr="00253559" w14:paraId="73D884EA" w14:textId="77777777">
        <w:trPr>
          <w:trHeight w:val="340"/>
        </w:trPr>
        <w:tc>
          <w:tcPr>
            <w:tcW w:w="23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346FC08E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Pós-condição</w:t>
            </w:r>
          </w:p>
        </w:tc>
        <w:tc>
          <w:tcPr>
            <w:tcW w:w="67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3E3AE10D" w14:textId="77777777" w:rsidR="0054584C" w:rsidRPr="00253559" w:rsidRDefault="0054584C"/>
        </w:tc>
      </w:tr>
      <w:tr w:rsidR="0054584C" w:rsidRPr="00253559" w14:paraId="65CA39B7" w14:textId="77777777">
        <w:trPr>
          <w:trHeight w:val="340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546FF300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t>Fluxo de Eventos – Inclusão</w:t>
            </w:r>
          </w:p>
        </w:tc>
      </w:tr>
      <w:tr w:rsidR="0054584C" w:rsidRPr="00253559" w14:paraId="02EA8CC3" w14:textId="77777777">
        <w:trPr>
          <w:trHeight w:val="365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1A14FED8" w14:textId="77777777" w:rsidR="0054584C" w:rsidRPr="00253559" w:rsidRDefault="0054584C">
            <w:pPr>
              <w:pStyle w:val="DescrioCasodeUso"/>
            </w:pPr>
          </w:p>
          <w:p w14:paraId="32816462" w14:textId="77777777" w:rsidR="0054584C" w:rsidRPr="00253559" w:rsidRDefault="00A70E4B">
            <w:pPr>
              <w:pStyle w:val="DescrioCasodeUso"/>
              <w:numPr>
                <w:ilvl w:val="0"/>
                <w:numId w:val="13"/>
              </w:numPr>
            </w:pPr>
            <w:r w:rsidRPr="00253559">
              <w:t>Ator Cliente: Clica no botão “Meus endereços”</w:t>
            </w:r>
          </w:p>
          <w:p w14:paraId="28F4DB1F" w14:textId="77777777" w:rsidR="0054584C" w:rsidRPr="00253559" w:rsidRDefault="00A70E4B">
            <w:pPr>
              <w:pStyle w:val="DescrioCasodeUso"/>
              <w:numPr>
                <w:ilvl w:val="0"/>
                <w:numId w:val="13"/>
              </w:numPr>
            </w:pPr>
            <w:r w:rsidRPr="00253559">
              <w:t>Sistema: Exibe a lista de endereços cadastrados;</w:t>
            </w:r>
          </w:p>
          <w:p w14:paraId="5486EDBB" w14:textId="77777777" w:rsidR="0054584C" w:rsidRPr="00253559" w:rsidRDefault="00A70E4B">
            <w:pPr>
              <w:pStyle w:val="DescrioCasodeUso"/>
              <w:numPr>
                <w:ilvl w:val="0"/>
                <w:numId w:val="13"/>
              </w:numPr>
            </w:pPr>
            <w:r w:rsidRPr="00253559">
              <w:t>Ator Cliente: Clica no botão “Novo”</w:t>
            </w:r>
          </w:p>
          <w:p w14:paraId="575B04FC" w14:textId="77777777" w:rsidR="0054584C" w:rsidRPr="00253559" w:rsidRDefault="00A70E4B">
            <w:pPr>
              <w:pStyle w:val="DescrioCasodeUso"/>
              <w:numPr>
                <w:ilvl w:val="0"/>
                <w:numId w:val="13"/>
              </w:numPr>
            </w:pPr>
            <w:r w:rsidRPr="00253559">
              <w:t>Ator Cliente: Informa os dados que deseja no endereço;</w:t>
            </w:r>
          </w:p>
          <w:p w14:paraId="59DB2085" w14:textId="77777777" w:rsidR="0054584C" w:rsidRPr="00253559" w:rsidRDefault="00A70E4B">
            <w:pPr>
              <w:pStyle w:val="DescrioCasodeUso"/>
              <w:numPr>
                <w:ilvl w:val="0"/>
                <w:numId w:val="13"/>
              </w:numPr>
            </w:pPr>
            <w:r w:rsidRPr="00253559">
              <w:t>Ator Cliente: Clica no botão “Salvar”;</w:t>
            </w:r>
          </w:p>
          <w:p w14:paraId="467B7A83" w14:textId="77777777" w:rsidR="0054584C" w:rsidRPr="00253559" w:rsidRDefault="00A70E4B">
            <w:pPr>
              <w:pStyle w:val="DescrioCasodeUso"/>
              <w:numPr>
                <w:ilvl w:val="0"/>
                <w:numId w:val="13"/>
              </w:numPr>
            </w:pPr>
            <w:r w:rsidRPr="00253559">
              <w:t>Sistema: Valida os campos obrigatórios;</w:t>
            </w:r>
          </w:p>
          <w:p w14:paraId="0A17D886" w14:textId="77777777" w:rsidR="0054584C" w:rsidRPr="00253559" w:rsidRDefault="00A70E4B">
            <w:pPr>
              <w:pStyle w:val="DescrioCasodeUso"/>
              <w:numPr>
                <w:ilvl w:val="0"/>
                <w:numId w:val="13"/>
              </w:numPr>
            </w:pPr>
            <w:r w:rsidRPr="00253559">
              <w:t>Sistema: Exibe uma mensagem de sucesso;</w:t>
            </w:r>
          </w:p>
          <w:p w14:paraId="4FDA337E" w14:textId="77777777" w:rsidR="0054584C" w:rsidRPr="00253559" w:rsidRDefault="00A70E4B">
            <w:pPr>
              <w:pStyle w:val="DescrioCasodeUso"/>
              <w:numPr>
                <w:ilvl w:val="0"/>
                <w:numId w:val="13"/>
              </w:numPr>
            </w:pPr>
            <w:r w:rsidRPr="00253559">
              <w:t>Sistema: Retorna ao fluxo de origem;</w:t>
            </w:r>
          </w:p>
          <w:p w14:paraId="00F64610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1A24A57F" w14:textId="77777777">
        <w:trPr>
          <w:trHeight w:val="340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7B26CA1D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t>Fluxo de Eventos – Alteração</w:t>
            </w:r>
          </w:p>
        </w:tc>
      </w:tr>
      <w:tr w:rsidR="0054584C" w:rsidRPr="00253559" w14:paraId="3D323823" w14:textId="77777777">
        <w:trPr>
          <w:trHeight w:val="420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0AEDB41C" w14:textId="77777777" w:rsidR="0054584C" w:rsidRPr="00253559" w:rsidRDefault="0054584C">
            <w:pPr>
              <w:pStyle w:val="DescrioCasodeUso"/>
            </w:pPr>
          </w:p>
          <w:p w14:paraId="5C2347C6" w14:textId="77777777" w:rsidR="0054584C" w:rsidRPr="00253559" w:rsidRDefault="00A70E4B">
            <w:pPr>
              <w:pStyle w:val="DescrioCasodeUso"/>
              <w:numPr>
                <w:ilvl w:val="0"/>
                <w:numId w:val="14"/>
              </w:numPr>
            </w:pPr>
            <w:r w:rsidRPr="00253559">
              <w:t>Ator Cliente: Clica no botão “Meus endereços”;</w:t>
            </w:r>
          </w:p>
          <w:p w14:paraId="50855A36" w14:textId="77777777" w:rsidR="0054584C" w:rsidRPr="00253559" w:rsidRDefault="00A70E4B">
            <w:pPr>
              <w:pStyle w:val="DescrioCasodeUso"/>
              <w:numPr>
                <w:ilvl w:val="0"/>
                <w:numId w:val="14"/>
              </w:numPr>
            </w:pPr>
            <w:r w:rsidRPr="00253559">
              <w:t>Sistema: Exibe a lista de endereços cadastrados;</w:t>
            </w:r>
          </w:p>
          <w:p w14:paraId="26E296F2" w14:textId="77777777" w:rsidR="0054584C" w:rsidRPr="00253559" w:rsidRDefault="00A70E4B">
            <w:pPr>
              <w:pStyle w:val="DescrioCasodeUso"/>
              <w:numPr>
                <w:ilvl w:val="0"/>
                <w:numId w:val="14"/>
              </w:numPr>
            </w:pPr>
            <w:r w:rsidRPr="00253559">
              <w:t>Ator Cliente: Seleciona um endereço para alteração;</w:t>
            </w:r>
          </w:p>
          <w:p w14:paraId="5DC586C6" w14:textId="77777777" w:rsidR="0054584C" w:rsidRPr="00253559" w:rsidRDefault="00A70E4B">
            <w:pPr>
              <w:pStyle w:val="DescrioCasodeUso"/>
              <w:numPr>
                <w:ilvl w:val="0"/>
                <w:numId w:val="14"/>
              </w:numPr>
            </w:pPr>
            <w:r w:rsidRPr="00253559">
              <w:t>Sistema: Exibe na tela os dados do endereço para alteração;</w:t>
            </w:r>
          </w:p>
          <w:p w14:paraId="7DD030FE" w14:textId="77777777" w:rsidR="0054584C" w:rsidRPr="00253559" w:rsidRDefault="00A70E4B">
            <w:pPr>
              <w:pStyle w:val="DescrioCasodeUso"/>
              <w:numPr>
                <w:ilvl w:val="0"/>
                <w:numId w:val="14"/>
              </w:numPr>
            </w:pPr>
            <w:r w:rsidRPr="00253559">
              <w:lastRenderedPageBreak/>
              <w:t>Ator Cliente: Informa os novos dados do endereço;</w:t>
            </w:r>
          </w:p>
          <w:p w14:paraId="36F48306" w14:textId="77777777" w:rsidR="0054584C" w:rsidRPr="00253559" w:rsidRDefault="00A70E4B">
            <w:pPr>
              <w:pStyle w:val="DescrioCasodeUso"/>
              <w:numPr>
                <w:ilvl w:val="0"/>
                <w:numId w:val="14"/>
              </w:numPr>
            </w:pPr>
            <w:r w:rsidRPr="00253559">
              <w:t>Ator Cliente: Clica no botão “Salvar”;</w:t>
            </w:r>
          </w:p>
          <w:p w14:paraId="5D5355AB" w14:textId="77777777" w:rsidR="0054584C" w:rsidRPr="00253559" w:rsidRDefault="00A70E4B">
            <w:pPr>
              <w:pStyle w:val="DescrioCasodeUso"/>
              <w:numPr>
                <w:ilvl w:val="0"/>
                <w:numId w:val="14"/>
              </w:numPr>
            </w:pPr>
            <w:r w:rsidRPr="00253559">
              <w:t>Sistema: Valida os campos obrigatórios;</w:t>
            </w:r>
          </w:p>
          <w:p w14:paraId="610A6ED0" w14:textId="77777777" w:rsidR="0054584C" w:rsidRPr="00253559" w:rsidRDefault="00A70E4B">
            <w:pPr>
              <w:pStyle w:val="DescrioCasodeUso"/>
              <w:numPr>
                <w:ilvl w:val="0"/>
                <w:numId w:val="14"/>
              </w:numPr>
            </w:pPr>
            <w:r w:rsidRPr="00253559">
              <w:t>Sistema: Exibe uma mensagem de sucesso;</w:t>
            </w:r>
          </w:p>
          <w:p w14:paraId="684A1EC4" w14:textId="77777777" w:rsidR="0054584C" w:rsidRPr="00253559" w:rsidRDefault="00A70E4B">
            <w:pPr>
              <w:pStyle w:val="DescrioCasodeUso"/>
              <w:numPr>
                <w:ilvl w:val="0"/>
                <w:numId w:val="14"/>
              </w:numPr>
            </w:pPr>
            <w:r w:rsidRPr="00253559">
              <w:t>Sistema: Retorna ao fluxo original;</w:t>
            </w:r>
          </w:p>
          <w:p w14:paraId="7E8B330B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09D0F4D4" w14:textId="77777777">
        <w:trPr>
          <w:trHeight w:val="420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4AA07C64" w14:textId="77777777" w:rsidR="0054584C" w:rsidRPr="00253559" w:rsidRDefault="00A70E4B">
            <w:pPr>
              <w:pStyle w:val="DescrioCasodeUso"/>
              <w:rPr>
                <w:b/>
                <w:bCs/>
              </w:rPr>
            </w:pPr>
            <w:r w:rsidRPr="00253559">
              <w:rPr>
                <w:b/>
                <w:bCs/>
              </w:rPr>
              <w:lastRenderedPageBreak/>
              <w:t>Fluxo de Eventos – Exclusão</w:t>
            </w:r>
          </w:p>
        </w:tc>
      </w:tr>
      <w:tr w:rsidR="0054584C" w:rsidRPr="00253559" w14:paraId="14BA5C91" w14:textId="77777777">
        <w:trPr>
          <w:trHeight w:val="420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304D1D18" w14:textId="77777777" w:rsidR="0054584C" w:rsidRPr="00253559" w:rsidRDefault="0054584C">
            <w:pPr>
              <w:pStyle w:val="DescrioCasodeUso"/>
            </w:pPr>
          </w:p>
          <w:p w14:paraId="1961DE6A" w14:textId="77777777" w:rsidR="0054584C" w:rsidRPr="00253559" w:rsidRDefault="00A70E4B">
            <w:pPr>
              <w:pStyle w:val="DescrioCasodeUso"/>
              <w:numPr>
                <w:ilvl w:val="0"/>
                <w:numId w:val="15"/>
              </w:numPr>
            </w:pPr>
            <w:r w:rsidRPr="00253559">
              <w:t>Ator Cliente: Clica no botão “Meus endereços”;</w:t>
            </w:r>
          </w:p>
          <w:p w14:paraId="5A9E40ED" w14:textId="77777777" w:rsidR="0054584C" w:rsidRPr="00253559" w:rsidRDefault="00A70E4B">
            <w:pPr>
              <w:pStyle w:val="DescrioCasodeUso"/>
              <w:numPr>
                <w:ilvl w:val="0"/>
                <w:numId w:val="15"/>
              </w:numPr>
            </w:pPr>
            <w:r w:rsidRPr="00253559">
              <w:t>Sistema: Exibe a lista de endereços cadastrados;</w:t>
            </w:r>
          </w:p>
          <w:p w14:paraId="042DBBB0" w14:textId="77777777" w:rsidR="0054584C" w:rsidRPr="00253559" w:rsidRDefault="00A70E4B">
            <w:pPr>
              <w:pStyle w:val="DescrioCasodeUso"/>
              <w:numPr>
                <w:ilvl w:val="0"/>
                <w:numId w:val="15"/>
              </w:numPr>
            </w:pPr>
            <w:r w:rsidRPr="00253559">
              <w:t>Ator Cliente: Seleciona uma endereço na lista;</w:t>
            </w:r>
          </w:p>
          <w:p w14:paraId="6985FE84" w14:textId="77777777" w:rsidR="0054584C" w:rsidRPr="00253559" w:rsidRDefault="00A70E4B">
            <w:pPr>
              <w:pStyle w:val="DescrioCasodeUso"/>
              <w:numPr>
                <w:ilvl w:val="0"/>
                <w:numId w:val="15"/>
              </w:numPr>
            </w:pPr>
            <w:r w:rsidRPr="00253559">
              <w:t>Sistema: Exibe uma mensagem de confirmação;</w:t>
            </w:r>
          </w:p>
          <w:p w14:paraId="5481F4E7" w14:textId="77777777" w:rsidR="0054584C" w:rsidRPr="00253559" w:rsidRDefault="00A70E4B">
            <w:pPr>
              <w:pStyle w:val="DescrioCasodeUso"/>
              <w:numPr>
                <w:ilvl w:val="0"/>
                <w:numId w:val="15"/>
              </w:numPr>
            </w:pPr>
            <w:r w:rsidRPr="00253559">
              <w:t>Ator Cliente: Clica no botão “Sim”:</w:t>
            </w:r>
          </w:p>
          <w:p w14:paraId="189D31CA" w14:textId="77777777" w:rsidR="0054584C" w:rsidRPr="00253559" w:rsidRDefault="00A70E4B">
            <w:pPr>
              <w:pStyle w:val="DescrioCasodeUso"/>
              <w:numPr>
                <w:ilvl w:val="0"/>
                <w:numId w:val="15"/>
              </w:numPr>
            </w:pPr>
            <w:r w:rsidRPr="00253559">
              <w:t>Sistema: Exclui o endereço vinculado ao cliente;</w:t>
            </w:r>
          </w:p>
          <w:p w14:paraId="618BCD20" w14:textId="77777777" w:rsidR="0054584C" w:rsidRPr="00253559" w:rsidRDefault="00A70E4B">
            <w:pPr>
              <w:pStyle w:val="DescrioCasodeUso"/>
              <w:numPr>
                <w:ilvl w:val="0"/>
                <w:numId w:val="15"/>
              </w:numPr>
            </w:pPr>
            <w:r w:rsidRPr="00253559">
              <w:t>Sistema: Exibe uma mensagem informando a exclusão;</w:t>
            </w:r>
          </w:p>
          <w:p w14:paraId="4B492E0C" w14:textId="77777777" w:rsidR="0054584C" w:rsidRPr="00253559" w:rsidRDefault="00A70E4B">
            <w:pPr>
              <w:pStyle w:val="DescrioCasodeUso"/>
              <w:numPr>
                <w:ilvl w:val="0"/>
                <w:numId w:val="15"/>
              </w:numPr>
            </w:pPr>
            <w:r w:rsidRPr="00253559">
              <w:t>Sistema: Retorna ao fluxo original;</w:t>
            </w:r>
          </w:p>
          <w:p w14:paraId="51787200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17570B9B" w14:textId="77777777">
        <w:trPr>
          <w:trHeight w:val="420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4C7DF619" w14:textId="77777777" w:rsidR="0054584C" w:rsidRPr="00253559" w:rsidRDefault="00A70E4B">
            <w:pPr>
              <w:pStyle w:val="DescrioCasodeUso"/>
              <w:rPr>
                <w:b/>
                <w:bCs/>
              </w:rPr>
            </w:pPr>
            <w:r w:rsidRPr="00253559">
              <w:rPr>
                <w:b/>
                <w:bCs/>
              </w:rPr>
              <w:t>Tratamento de Exceções</w:t>
            </w:r>
          </w:p>
        </w:tc>
      </w:tr>
      <w:tr w:rsidR="0054584C" w:rsidRPr="00253559" w14:paraId="4625FE13" w14:textId="77777777">
        <w:trPr>
          <w:trHeight w:val="420"/>
        </w:trPr>
        <w:tc>
          <w:tcPr>
            <w:tcW w:w="9041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0164E9B7" w14:textId="77777777" w:rsidR="0054584C" w:rsidRPr="00253559" w:rsidRDefault="0054584C">
            <w:pPr>
              <w:pStyle w:val="DescrioCasodeUso"/>
            </w:pPr>
          </w:p>
          <w:p w14:paraId="1766D1FF" w14:textId="77777777" w:rsidR="0054584C" w:rsidRPr="00253559" w:rsidRDefault="00A70E4B">
            <w:pPr>
              <w:pStyle w:val="DescrioCasodeUso"/>
              <w:numPr>
                <w:ilvl w:val="0"/>
                <w:numId w:val="12"/>
              </w:numPr>
            </w:pPr>
            <w:r w:rsidRPr="00253559">
              <w:t>Endereço não pode ser cadastrado, dados obrigatórios não informados;</w:t>
            </w:r>
          </w:p>
          <w:p w14:paraId="5E92E62C" w14:textId="77777777" w:rsidR="0054584C" w:rsidRPr="00253559" w:rsidRDefault="00A70E4B">
            <w:pPr>
              <w:pStyle w:val="DescrioCasodeUso"/>
              <w:numPr>
                <w:ilvl w:val="0"/>
                <w:numId w:val="16"/>
              </w:numPr>
            </w:pPr>
            <w:r w:rsidRPr="00253559">
              <w:t>Sistema: Exibe uma mensagem informando que o endereço não pode ser cadastrado;</w:t>
            </w:r>
          </w:p>
          <w:p w14:paraId="449516B7" w14:textId="77777777" w:rsidR="0054584C" w:rsidRPr="00253559" w:rsidRDefault="00A70E4B">
            <w:pPr>
              <w:pStyle w:val="DescrioCasodeUso"/>
              <w:numPr>
                <w:ilvl w:val="0"/>
                <w:numId w:val="16"/>
              </w:numPr>
            </w:pPr>
            <w:r w:rsidRPr="00253559">
              <w:t>Sistema: Retorna ao fluxo de origem;</w:t>
            </w:r>
          </w:p>
          <w:p w14:paraId="26953BDB" w14:textId="77777777" w:rsidR="0054584C" w:rsidRPr="00253559" w:rsidRDefault="0054584C">
            <w:pPr>
              <w:pStyle w:val="DescrioCasodeUso"/>
            </w:pPr>
          </w:p>
        </w:tc>
      </w:tr>
    </w:tbl>
    <w:p w14:paraId="3A90FD9D" w14:textId="77777777" w:rsidR="0054584C" w:rsidRPr="00253559" w:rsidRDefault="0054584C">
      <w:pPr>
        <w:rPr>
          <w:rFonts w:cs="Arial"/>
          <w:b/>
          <w:bCs/>
          <w:sz w:val="32"/>
          <w:szCs w:val="32"/>
        </w:rPr>
      </w:pPr>
    </w:p>
    <w:p w14:paraId="675E3A49" w14:textId="77777777" w:rsidR="0054584C" w:rsidRPr="00253559" w:rsidRDefault="0054584C">
      <w:pPr>
        <w:rPr>
          <w:rFonts w:cs="Arial"/>
          <w:b/>
          <w:bCs/>
          <w:sz w:val="32"/>
          <w:szCs w:val="32"/>
        </w:rPr>
      </w:pPr>
    </w:p>
    <w:p w14:paraId="24EF02F3" w14:textId="77777777" w:rsidR="0054584C" w:rsidRPr="00253559" w:rsidRDefault="0054584C">
      <w:pPr>
        <w:rPr>
          <w:rFonts w:cs="Arial"/>
          <w:b/>
          <w:bCs/>
          <w:sz w:val="32"/>
          <w:szCs w:val="32"/>
        </w:rPr>
      </w:pPr>
    </w:p>
    <w:tbl>
      <w:tblPr>
        <w:tblW w:w="0" w:type="auto"/>
        <w:tblInd w:w="-18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-5" w:type="dxa"/>
        </w:tblCellMar>
        <w:tblLook w:val="04A0" w:firstRow="1" w:lastRow="0" w:firstColumn="1" w:lastColumn="0" w:noHBand="0" w:noVBand="1"/>
      </w:tblPr>
      <w:tblGrid>
        <w:gridCol w:w="2318"/>
        <w:gridCol w:w="6724"/>
      </w:tblGrid>
      <w:tr w:rsidR="0054584C" w:rsidRPr="00253559" w14:paraId="11108B3B" w14:textId="77777777">
        <w:trPr>
          <w:trHeight w:val="708"/>
        </w:trPr>
        <w:tc>
          <w:tcPr>
            <w:tcW w:w="23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  <w:vAlign w:val="center"/>
          </w:tcPr>
          <w:p w14:paraId="0050E47F" w14:textId="77777777" w:rsidR="0054584C" w:rsidRPr="00253559" w:rsidRDefault="00A70E4B">
            <w:pPr>
              <w:rPr>
                <w:rFonts w:cs="Arial"/>
                <w:b/>
                <w:sz w:val="28"/>
                <w:szCs w:val="28"/>
              </w:rPr>
            </w:pPr>
            <w:r w:rsidRPr="00253559">
              <w:rPr>
                <w:rFonts w:cs="Arial"/>
                <w:b/>
                <w:sz w:val="28"/>
                <w:szCs w:val="28"/>
              </w:rPr>
              <w:t>UC 01</w:t>
            </w:r>
          </w:p>
          <w:p w14:paraId="3A5A82CD" w14:textId="77777777" w:rsidR="0054584C" w:rsidRPr="00253559" w:rsidRDefault="00A70E4B">
            <w:pPr>
              <w:rPr>
                <w:rFonts w:cs="Arial"/>
                <w:b/>
                <w:sz w:val="28"/>
                <w:szCs w:val="28"/>
              </w:rPr>
            </w:pPr>
            <w:r w:rsidRPr="00253559">
              <w:rPr>
                <w:rFonts w:cs="Arial"/>
                <w:b/>
                <w:sz w:val="28"/>
                <w:szCs w:val="28"/>
              </w:rPr>
              <w:t>RF 01</w:t>
            </w:r>
          </w:p>
        </w:tc>
        <w:tc>
          <w:tcPr>
            <w:tcW w:w="67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  <w:vAlign w:val="center"/>
          </w:tcPr>
          <w:p w14:paraId="3D58C1D3" w14:textId="77777777" w:rsidR="0054584C" w:rsidRPr="00253559" w:rsidRDefault="00A70E4B">
            <w:pPr>
              <w:pStyle w:val="NomeCasodeUso"/>
              <w:rPr>
                <w:rFonts w:ascii="Arial" w:hAnsi="Arial"/>
              </w:rPr>
            </w:pPr>
            <w:r w:rsidRPr="00253559">
              <w:rPr>
                <w:rFonts w:ascii="Arial" w:hAnsi="Arial"/>
              </w:rPr>
              <w:t>Gerenciar Telefones</w:t>
            </w:r>
          </w:p>
        </w:tc>
      </w:tr>
      <w:tr w:rsidR="0054584C" w:rsidRPr="00253559" w14:paraId="7B4DAB47" w14:textId="77777777">
        <w:trPr>
          <w:trHeight w:val="340"/>
        </w:trPr>
        <w:tc>
          <w:tcPr>
            <w:tcW w:w="23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42BA062A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Ator</w:t>
            </w:r>
          </w:p>
        </w:tc>
        <w:tc>
          <w:tcPr>
            <w:tcW w:w="67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758B47C8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Cliente</w:t>
            </w:r>
          </w:p>
        </w:tc>
      </w:tr>
      <w:tr w:rsidR="0054584C" w:rsidRPr="00253559" w14:paraId="728C7639" w14:textId="77777777">
        <w:trPr>
          <w:trHeight w:val="567"/>
        </w:trPr>
        <w:tc>
          <w:tcPr>
            <w:tcW w:w="23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6DB0CB16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Descrição</w:t>
            </w:r>
          </w:p>
        </w:tc>
        <w:tc>
          <w:tcPr>
            <w:tcW w:w="67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326BF46B" w14:textId="77777777" w:rsidR="0054584C" w:rsidRPr="00253559" w:rsidRDefault="00A70E4B">
            <w:pPr>
              <w:pStyle w:val="DescrioCasodeUso"/>
            </w:pPr>
            <w:r w:rsidRPr="00253559">
              <w:t>Cliente faz o gerenciamento de seus telefones para contato.</w:t>
            </w:r>
          </w:p>
        </w:tc>
      </w:tr>
      <w:tr w:rsidR="0054584C" w:rsidRPr="00253559" w14:paraId="169CE04A" w14:textId="77777777">
        <w:trPr>
          <w:trHeight w:val="340"/>
        </w:trPr>
        <w:tc>
          <w:tcPr>
            <w:tcW w:w="23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11A0623E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lastRenderedPageBreak/>
              <w:t>Pré-condição</w:t>
            </w:r>
          </w:p>
        </w:tc>
        <w:tc>
          <w:tcPr>
            <w:tcW w:w="67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50E5AFFA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Cliente cadastrado</w:t>
            </w:r>
          </w:p>
        </w:tc>
      </w:tr>
      <w:tr w:rsidR="0054584C" w:rsidRPr="00253559" w14:paraId="54FA9CC7" w14:textId="77777777">
        <w:trPr>
          <w:trHeight w:val="340"/>
        </w:trPr>
        <w:tc>
          <w:tcPr>
            <w:tcW w:w="23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1B5541E3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Pós-condição</w:t>
            </w:r>
          </w:p>
        </w:tc>
        <w:tc>
          <w:tcPr>
            <w:tcW w:w="67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30CD747D" w14:textId="77777777" w:rsidR="0054584C" w:rsidRPr="00253559" w:rsidRDefault="0054584C"/>
        </w:tc>
      </w:tr>
      <w:tr w:rsidR="0054584C" w:rsidRPr="00253559" w14:paraId="6FAF11AB" w14:textId="77777777">
        <w:trPr>
          <w:trHeight w:val="340"/>
        </w:trPr>
        <w:tc>
          <w:tcPr>
            <w:tcW w:w="90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2D5D4F11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t>Fluxo de Eventos – Inclusão</w:t>
            </w:r>
          </w:p>
        </w:tc>
      </w:tr>
      <w:tr w:rsidR="0054584C" w:rsidRPr="00253559" w14:paraId="0F5145BB" w14:textId="77777777">
        <w:trPr>
          <w:trHeight w:val="365"/>
        </w:trPr>
        <w:tc>
          <w:tcPr>
            <w:tcW w:w="90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2A45CCCD" w14:textId="77777777" w:rsidR="0054584C" w:rsidRPr="00253559" w:rsidRDefault="0054584C">
            <w:pPr>
              <w:pStyle w:val="DescrioCasodeUso"/>
            </w:pPr>
          </w:p>
          <w:p w14:paraId="52CE9BBB" w14:textId="77777777" w:rsidR="0054584C" w:rsidRPr="00253559" w:rsidRDefault="00A70E4B">
            <w:pPr>
              <w:pStyle w:val="DescrioCasodeUso"/>
              <w:numPr>
                <w:ilvl w:val="0"/>
                <w:numId w:val="27"/>
              </w:numPr>
            </w:pPr>
            <w:r w:rsidRPr="00253559">
              <w:t>Ator Cliente: Clica no botão “Meus contatos”</w:t>
            </w:r>
          </w:p>
          <w:p w14:paraId="5B3924CE" w14:textId="77777777" w:rsidR="0054584C" w:rsidRPr="00253559" w:rsidRDefault="00A70E4B">
            <w:pPr>
              <w:pStyle w:val="DescrioCasodeUso"/>
              <w:numPr>
                <w:ilvl w:val="0"/>
                <w:numId w:val="27"/>
              </w:numPr>
            </w:pPr>
            <w:r w:rsidRPr="00253559">
              <w:t>Sistema: Exibe a lista de telefones cadastrados;</w:t>
            </w:r>
          </w:p>
          <w:p w14:paraId="3A45E4CD" w14:textId="77777777" w:rsidR="0054584C" w:rsidRPr="00253559" w:rsidRDefault="00A70E4B">
            <w:pPr>
              <w:pStyle w:val="DescrioCasodeUso"/>
              <w:numPr>
                <w:ilvl w:val="0"/>
                <w:numId w:val="27"/>
              </w:numPr>
            </w:pPr>
            <w:r w:rsidRPr="00253559">
              <w:t>Ator Cliente: Clica no botão “Novo”</w:t>
            </w:r>
          </w:p>
          <w:p w14:paraId="266770E1" w14:textId="77777777" w:rsidR="0054584C" w:rsidRPr="00253559" w:rsidRDefault="00A70E4B">
            <w:pPr>
              <w:pStyle w:val="DescrioCasodeUso"/>
              <w:numPr>
                <w:ilvl w:val="0"/>
                <w:numId w:val="27"/>
              </w:numPr>
            </w:pPr>
            <w:r w:rsidRPr="00253559">
              <w:t>Ator Cliente: Informa o novo telefone e uma descrição para o mesmo;</w:t>
            </w:r>
          </w:p>
          <w:p w14:paraId="69622A7F" w14:textId="77777777" w:rsidR="0054584C" w:rsidRPr="00253559" w:rsidRDefault="00A70E4B">
            <w:pPr>
              <w:pStyle w:val="DescrioCasodeUso"/>
              <w:numPr>
                <w:ilvl w:val="0"/>
                <w:numId w:val="27"/>
              </w:numPr>
            </w:pPr>
            <w:r w:rsidRPr="00253559">
              <w:t>Ator Cliente: Clica no botão “Salvar”;</w:t>
            </w:r>
          </w:p>
          <w:p w14:paraId="76054444" w14:textId="77777777" w:rsidR="0054584C" w:rsidRPr="00253559" w:rsidRDefault="00A70E4B">
            <w:pPr>
              <w:pStyle w:val="DescrioCasodeUso"/>
              <w:numPr>
                <w:ilvl w:val="0"/>
                <w:numId w:val="27"/>
              </w:numPr>
            </w:pPr>
            <w:r w:rsidRPr="00253559">
              <w:t>Sistema: Valida o campo obrigatório;</w:t>
            </w:r>
          </w:p>
          <w:p w14:paraId="4318E7C1" w14:textId="77777777" w:rsidR="0054584C" w:rsidRPr="00253559" w:rsidRDefault="00A70E4B">
            <w:pPr>
              <w:pStyle w:val="DescrioCasodeUso"/>
              <w:numPr>
                <w:ilvl w:val="0"/>
                <w:numId w:val="27"/>
              </w:numPr>
            </w:pPr>
            <w:r w:rsidRPr="00253559">
              <w:t>Sistema: Exibe uma mensagem informando que o telefone foi armazenado;</w:t>
            </w:r>
          </w:p>
          <w:p w14:paraId="2D7FA51D" w14:textId="77777777" w:rsidR="0054584C" w:rsidRPr="00253559" w:rsidRDefault="00A70E4B">
            <w:pPr>
              <w:pStyle w:val="DescrioCasodeUso"/>
              <w:numPr>
                <w:ilvl w:val="0"/>
                <w:numId w:val="27"/>
              </w:numPr>
            </w:pPr>
            <w:r w:rsidRPr="00253559">
              <w:t>Sistema: Retorna a listagem de telefones;</w:t>
            </w:r>
          </w:p>
          <w:p w14:paraId="14EE26C0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0701059A" w14:textId="77777777">
        <w:trPr>
          <w:trHeight w:val="340"/>
        </w:trPr>
        <w:tc>
          <w:tcPr>
            <w:tcW w:w="90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3BECD054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t>Fluxo de Eventos – Alteração</w:t>
            </w:r>
          </w:p>
        </w:tc>
      </w:tr>
      <w:tr w:rsidR="0054584C" w:rsidRPr="00253559" w14:paraId="6A13D075" w14:textId="77777777">
        <w:trPr>
          <w:trHeight w:val="420"/>
        </w:trPr>
        <w:tc>
          <w:tcPr>
            <w:tcW w:w="90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4D40ABAD" w14:textId="77777777" w:rsidR="0054584C" w:rsidRPr="00253559" w:rsidRDefault="0054584C">
            <w:pPr>
              <w:pStyle w:val="DescrioCasodeUso"/>
            </w:pPr>
          </w:p>
          <w:p w14:paraId="4506F7AB" w14:textId="77777777" w:rsidR="0054584C" w:rsidRPr="00253559" w:rsidRDefault="00A70E4B">
            <w:pPr>
              <w:pStyle w:val="DescrioCasodeUso"/>
              <w:numPr>
                <w:ilvl w:val="0"/>
                <w:numId w:val="28"/>
              </w:numPr>
            </w:pPr>
            <w:r w:rsidRPr="00253559">
              <w:t>Ator Cliente: Clica no botão “Meus endereços”;</w:t>
            </w:r>
          </w:p>
          <w:p w14:paraId="37584392" w14:textId="77777777" w:rsidR="0054584C" w:rsidRPr="00253559" w:rsidRDefault="00A70E4B">
            <w:pPr>
              <w:pStyle w:val="DescrioCasodeUso"/>
              <w:numPr>
                <w:ilvl w:val="0"/>
                <w:numId w:val="28"/>
              </w:numPr>
            </w:pPr>
            <w:r w:rsidRPr="00253559">
              <w:t>Sistema: Exibe a lista de telefones;</w:t>
            </w:r>
          </w:p>
          <w:p w14:paraId="502519D2" w14:textId="77777777" w:rsidR="0054584C" w:rsidRPr="00253559" w:rsidRDefault="00A70E4B">
            <w:pPr>
              <w:pStyle w:val="DescrioCasodeUso"/>
              <w:numPr>
                <w:ilvl w:val="0"/>
                <w:numId w:val="28"/>
              </w:numPr>
            </w:pPr>
            <w:r w:rsidRPr="00253559">
              <w:t>Ator Cliente: Seleciona um contato para alteração;</w:t>
            </w:r>
          </w:p>
          <w:p w14:paraId="3A5C68B4" w14:textId="77777777" w:rsidR="0054584C" w:rsidRPr="00253559" w:rsidRDefault="00A70E4B">
            <w:pPr>
              <w:pStyle w:val="DescrioCasodeUso"/>
              <w:numPr>
                <w:ilvl w:val="0"/>
                <w:numId w:val="28"/>
              </w:numPr>
            </w:pPr>
            <w:r w:rsidRPr="00253559">
              <w:t>Ator Cliente: Clica no botão “Alterar”;</w:t>
            </w:r>
          </w:p>
          <w:p w14:paraId="06298BF3" w14:textId="77777777" w:rsidR="0054584C" w:rsidRPr="00253559" w:rsidRDefault="00A70E4B">
            <w:pPr>
              <w:pStyle w:val="DescrioCasodeUso"/>
              <w:numPr>
                <w:ilvl w:val="0"/>
                <w:numId w:val="28"/>
              </w:numPr>
            </w:pPr>
            <w:r w:rsidRPr="00253559">
              <w:t>Sistema: Exibe na tela os dados para alteração;</w:t>
            </w:r>
          </w:p>
          <w:p w14:paraId="02EA927E" w14:textId="77777777" w:rsidR="0054584C" w:rsidRPr="00253559" w:rsidRDefault="00A70E4B">
            <w:pPr>
              <w:pStyle w:val="DescrioCasodeUso"/>
              <w:numPr>
                <w:ilvl w:val="0"/>
                <w:numId w:val="28"/>
              </w:numPr>
            </w:pPr>
            <w:r w:rsidRPr="00253559">
              <w:t>Ator Cliente: Altera os dados que deseja;</w:t>
            </w:r>
          </w:p>
          <w:p w14:paraId="7C029B80" w14:textId="77777777" w:rsidR="0054584C" w:rsidRPr="00253559" w:rsidRDefault="00A70E4B">
            <w:pPr>
              <w:pStyle w:val="DescrioCasodeUso"/>
              <w:numPr>
                <w:ilvl w:val="0"/>
                <w:numId w:val="28"/>
              </w:numPr>
            </w:pPr>
            <w:r w:rsidRPr="00253559">
              <w:t>Ator Cliente: Clica no botão “Salvar”;</w:t>
            </w:r>
          </w:p>
          <w:p w14:paraId="0B147265" w14:textId="77777777" w:rsidR="0054584C" w:rsidRPr="00253559" w:rsidRDefault="00A70E4B">
            <w:pPr>
              <w:pStyle w:val="DescrioCasodeUso"/>
              <w:numPr>
                <w:ilvl w:val="0"/>
                <w:numId w:val="28"/>
              </w:numPr>
            </w:pPr>
            <w:r w:rsidRPr="00253559">
              <w:t>Sistema: Valida os campos obrigatórios;</w:t>
            </w:r>
          </w:p>
          <w:p w14:paraId="2A753EAC" w14:textId="77777777" w:rsidR="0054584C" w:rsidRPr="00253559" w:rsidRDefault="00A70E4B">
            <w:pPr>
              <w:pStyle w:val="DescrioCasodeUso"/>
              <w:numPr>
                <w:ilvl w:val="0"/>
                <w:numId w:val="28"/>
              </w:numPr>
            </w:pPr>
            <w:r w:rsidRPr="00253559">
              <w:t>Sistema: Exibe uma mensagem informando a alteração;</w:t>
            </w:r>
          </w:p>
          <w:p w14:paraId="6EF205E0" w14:textId="77777777" w:rsidR="0054584C" w:rsidRPr="00253559" w:rsidRDefault="00A70E4B">
            <w:pPr>
              <w:pStyle w:val="DescrioCasodeUso"/>
              <w:numPr>
                <w:ilvl w:val="0"/>
                <w:numId w:val="28"/>
              </w:numPr>
            </w:pPr>
            <w:r w:rsidRPr="00253559">
              <w:t>Sistema: Retorna a listagem de telefones;</w:t>
            </w:r>
          </w:p>
          <w:p w14:paraId="55D867D2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158B2094" w14:textId="77777777">
        <w:trPr>
          <w:trHeight w:val="420"/>
        </w:trPr>
        <w:tc>
          <w:tcPr>
            <w:tcW w:w="90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15310B4C" w14:textId="77777777" w:rsidR="0054584C" w:rsidRPr="00253559" w:rsidRDefault="00A70E4B">
            <w:pPr>
              <w:pStyle w:val="DescrioCasodeUso"/>
              <w:rPr>
                <w:b/>
                <w:bCs/>
              </w:rPr>
            </w:pPr>
            <w:r w:rsidRPr="00253559">
              <w:rPr>
                <w:b/>
                <w:bCs/>
              </w:rPr>
              <w:t>Fluxo de Eventos – Exclusão</w:t>
            </w:r>
          </w:p>
        </w:tc>
      </w:tr>
      <w:tr w:rsidR="0054584C" w:rsidRPr="00253559" w14:paraId="048262C1" w14:textId="77777777">
        <w:trPr>
          <w:trHeight w:val="420"/>
        </w:trPr>
        <w:tc>
          <w:tcPr>
            <w:tcW w:w="90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156D8990" w14:textId="77777777" w:rsidR="0054584C" w:rsidRPr="00253559" w:rsidRDefault="0054584C">
            <w:pPr>
              <w:pStyle w:val="DescrioCasodeUso"/>
            </w:pPr>
          </w:p>
          <w:p w14:paraId="26430AD8" w14:textId="77777777" w:rsidR="0054584C" w:rsidRPr="00253559" w:rsidRDefault="00A70E4B">
            <w:pPr>
              <w:pStyle w:val="DescrioCasodeUso"/>
              <w:numPr>
                <w:ilvl w:val="0"/>
                <w:numId w:val="40"/>
              </w:numPr>
            </w:pPr>
            <w:r w:rsidRPr="00253559">
              <w:t>Ator Cliente: Clica no botão “Meus contatos”;</w:t>
            </w:r>
          </w:p>
          <w:p w14:paraId="7503B66A" w14:textId="77777777" w:rsidR="0054584C" w:rsidRPr="00253559" w:rsidRDefault="00A70E4B">
            <w:pPr>
              <w:pStyle w:val="DescrioCasodeUso"/>
              <w:numPr>
                <w:ilvl w:val="0"/>
                <w:numId w:val="40"/>
              </w:numPr>
            </w:pPr>
            <w:r w:rsidRPr="00253559">
              <w:t>Sistema: Exibe a lista de telefones cadastrados;</w:t>
            </w:r>
          </w:p>
          <w:p w14:paraId="2A79F852" w14:textId="77777777" w:rsidR="0054584C" w:rsidRPr="00253559" w:rsidRDefault="00A70E4B">
            <w:pPr>
              <w:pStyle w:val="DescrioCasodeUso"/>
              <w:numPr>
                <w:ilvl w:val="0"/>
                <w:numId w:val="40"/>
              </w:numPr>
            </w:pPr>
            <w:r w:rsidRPr="00253559">
              <w:t>Ator Cliente: Seleciona um contato na lista;</w:t>
            </w:r>
          </w:p>
          <w:p w14:paraId="2438265A" w14:textId="77777777" w:rsidR="0054584C" w:rsidRPr="00253559" w:rsidRDefault="00A70E4B">
            <w:pPr>
              <w:pStyle w:val="DescrioCasodeUso"/>
              <w:numPr>
                <w:ilvl w:val="0"/>
                <w:numId w:val="40"/>
              </w:numPr>
            </w:pPr>
            <w:r w:rsidRPr="00253559">
              <w:t>Ator Cliente: Clica no botão “Excluir”;</w:t>
            </w:r>
          </w:p>
          <w:p w14:paraId="192405E4" w14:textId="77777777" w:rsidR="0054584C" w:rsidRPr="00253559" w:rsidRDefault="00A70E4B">
            <w:pPr>
              <w:pStyle w:val="DescrioCasodeUso"/>
              <w:numPr>
                <w:ilvl w:val="0"/>
                <w:numId w:val="40"/>
              </w:numPr>
            </w:pPr>
            <w:r w:rsidRPr="00253559">
              <w:t>Sistema: Exibe uma mensagem de confirmação para exclusão;</w:t>
            </w:r>
          </w:p>
          <w:p w14:paraId="1602C257" w14:textId="77777777" w:rsidR="0054584C" w:rsidRPr="00253559" w:rsidRDefault="00A70E4B">
            <w:pPr>
              <w:pStyle w:val="DescrioCasodeUso"/>
              <w:numPr>
                <w:ilvl w:val="0"/>
                <w:numId w:val="40"/>
              </w:numPr>
            </w:pPr>
            <w:r w:rsidRPr="00253559">
              <w:lastRenderedPageBreak/>
              <w:t>Ator Cliente: Clica no botão “Sim”:</w:t>
            </w:r>
          </w:p>
          <w:p w14:paraId="02E6342A" w14:textId="77777777" w:rsidR="0054584C" w:rsidRPr="00253559" w:rsidRDefault="00A70E4B">
            <w:pPr>
              <w:pStyle w:val="DescrioCasodeUso"/>
              <w:numPr>
                <w:ilvl w:val="0"/>
                <w:numId w:val="40"/>
              </w:numPr>
            </w:pPr>
            <w:r w:rsidRPr="00253559">
              <w:t>Sistema: Exclui o contato da base de dados;</w:t>
            </w:r>
          </w:p>
          <w:p w14:paraId="546BD758" w14:textId="77777777" w:rsidR="0054584C" w:rsidRPr="00253559" w:rsidRDefault="00A70E4B">
            <w:pPr>
              <w:pStyle w:val="DescrioCasodeUso"/>
              <w:numPr>
                <w:ilvl w:val="0"/>
                <w:numId w:val="40"/>
              </w:numPr>
            </w:pPr>
            <w:r w:rsidRPr="00253559">
              <w:t>Sistema: Exibe uma mensagem informando a exclusão;</w:t>
            </w:r>
          </w:p>
          <w:p w14:paraId="48312BA1" w14:textId="77777777" w:rsidR="0054584C" w:rsidRPr="00253559" w:rsidRDefault="00A70E4B">
            <w:pPr>
              <w:pStyle w:val="DescrioCasodeUso"/>
              <w:numPr>
                <w:ilvl w:val="0"/>
                <w:numId w:val="40"/>
              </w:numPr>
            </w:pPr>
            <w:r w:rsidRPr="00253559">
              <w:t>Sistema: Retorna a listagem de contatos;</w:t>
            </w:r>
          </w:p>
          <w:p w14:paraId="2163961C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0F536186" w14:textId="77777777">
        <w:trPr>
          <w:trHeight w:val="420"/>
        </w:trPr>
        <w:tc>
          <w:tcPr>
            <w:tcW w:w="90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19132A88" w14:textId="77777777" w:rsidR="0054584C" w:rsidRPr="00253559" w:rsidRDefault="00A70E4B">
            <w:pPr>
              <w:pStyle w:val="DescrioCasodeUso"/>
              <w:rPr>
                <w:b/>
                <w:bCs/>
              </w:rPr>
            </w:pPr>
            <w:r w:rsidRPr="00253559">
              <w:rPr>
                <w:b/>
                <w:bCs/>
              </w:rPr>
              <w:lastRenderedPageBreak/>
              <w:t>Tratamento de Exceções</w:t>
            </w:r>
          </w:p>
        </w:tc>
      </w:tr>
      <w:tr w:rsidR="0054584C" w:rsidRPr="00253559" w14:paraId="40875C89" w14:textId="77777777">
        <w:trPr>
          <w:trHeight w:val="420"/>
        </w:trPr>
        <w:tc>
          <w:tcPr>
            <w:tcW w:w="90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0CD11B6A" w14:textId="77777777" w:rsidR="0054584C" w:rsidRPr="00253559" w:rsidRDefault="0054584C">
            <w:pPr>
              <w:pStyle w:val="DescrioCasodeUso"/>
            </w:pPr>
          </w:p>
          <w:p w14:paraId="4D155ACB" w14:textId="77777777" w:rsidR="0054584C" w:rsidRPr="00253559" w:rsidRDefault="00A70E4B">
            <w:pPr>
              <w:pStyle w:val="DescrioCasodeUso"/>
              <w:numPr>
                <w:ilvl w:val="0"/>
                <w:numId w:val="12"/>
              </w:numPr>
            </w:pPr>
            <w:r w:rsidRPr="00253559">
              <w:t>Telefone não pode ser cadastrado, dados obrigatórios não informados;</w:t>
            </w:r>
          </w:p>
          <w:p w14:paraId="4748FACF" w14:textId="77777777" w:rsidR="0054584C" w:rsidRPr="00253559" w:rsidRDefault="00A70E4B">
            <w:pPr>
              <w:pStyle w:val="DescrioCasodeUso"/>
              <w:numPr>
                <w:ilvl w:val="0"/>
                <w:numId w:val="26"/>
              </w:numPr>
            </w:pPr>
            <w:r w:rsidRPr="00253559">
              <w:t>Sistema: Exibe uma mensagem informando que o telefone não pode ser cadastrado;</w:t>
            </w:r>
          </w:p>
          <w:p w14:paraId="55CAA19A" w14:textId="77777777" w:rsidR="0054584C" w:rsidRPr="00253559" w:rsidRDefault="00A70E4B">
            <w:pPr>
              <w:pStyle w:val="DescrioCasodeUso"/>
              <w:numPr>
                <w:ilvl w:val="0"/>
                <w:numId w:val="26"/>
              </w:numPr>
            </w:pPr>
            <w:r w:rsidRPr="00253559">
              <w:t>Sistema: Retorna ao fluxo de origem;</w:t>
            </w:r>
          </w:p>
          <w:p w14:paraId="59A678F2" w14:textId="77777777" w:rsidR="0054584C" w:rsidRPr="00253559" w:rsidRDefault="00A70E4B">
            <w:pPr>
              <w:pStyle w:val="DescrioCasodeUso"/>
              <w:numPr>
                <w:ilvl w:val="0"/>
                <w:numId w:val="24"/>
              </w:numPr>
            </w:pPr>
            <w:r w:rsidRPr="00253559">
              <w:t>Telefone não pode ser cadastrado, já o número já existe;</w:t>
            </w:r>
          </w:p>
          <w:p w14:paraId="627ABA3F" w14:textId="77777777" w:rsidR="0054584C" w:rsidRPr="00253559" w:rsidRDefault="00A70E4B">
            <w:pPr>
              <w:pStyle w:val="DescrioCasodeUso"/>
              <w:numPr>
                <w:ilvl w:val="0"/>
                <w:numId w:val="25"/>
              </w:numPr>
            </w:pPr>
            <w:r w:rsidRPr="00253559">
              <w:t>Sistema: Exibe uma mensagem informando que o telefone já existe;</w:t>
            </w:r>
          </w:p>
          <w:p w14:paraId="1947F707" w14:textId="77777777" w:rsidR="0054584C" w:rsidRPr="00253559" w:rsidRDefault="00A70E4B">
            <w:pPr>
              <w:pStyle w:val="DescrioCasodeUso"/>
              <w:numPr>
                <w:ilvl w:val="0"/>
                <w:numId w:val="25"/>
              </w:numPr>
            </w:pPr>
            <w:r w:rsidRPr="00253559">
              <w:t>Retorna ao fluxo de origem;</w:t>
            </w:r>
          </w:p>
          <w:p w14:paraId="78DC8FD8" w14:textId="77777777" w:rsidR="0054584C" w:rsidRPr="00253559" w:rsidRDefault="0054584C">
            <w:pPr>
              <w:pStyle w:val="DescrioCasodeUso"/>
            </w:pPr>
          </w:p>
        </w:tc>
      </w:tr>
    </w:tbl>
    <w:p w14:paraId="23F5D268" w14:textId="77777777" w:rsidR="0054584C" w:rsidRPr="00253559" w:rsidRDefault="0054584C">
      <w:pPr>
        <w:rPr>
          <w:rFonts w:cs="Arial"/>
          <w:b/>
          <w:bCs/>
          <w:sz w:val="32"/>
          <w:szCs w:val="32"/>
        </w:rPr>
      </w:pPr>
    </w:p>
    <w:tbl>
      <w:tblPr>
        <w:tblW w:w="0" w:type="auto"/>
        <w:tblInd w:w="-18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-5" w:type="dxa"/>
        </w:tblCellMar>
        <w:tblLook w:val="04A0" w:firstRow="1" w:lastRow="0" w:firstColumn="1" w:lastColumn="0" w:noHBand="0" w:noVBand="1"/>
      </w:tblPr>
      <w:tblGrid>
        <w:gridCol w:w="2319"/>
        <w:gridCol w:w="6724"/>
      </w:tblGrid>
      <w:tr w:rsidR="0054584C" w:rsidRPr="00253559" w14:paraId="2B70C6AD" w14:textId="77777777">
        <w:trPr>
          <w:trHeight w:val="708"/>
        </w:trPr>
        <w:tc>
          <w:tcPr>
            <w:tcW w:w="23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  <w:vAlign w:val="center"/>
          </w:tcPr>
          <w:p w14:paraId="2895A312" w14:textId="77777777" w:rsidR="0054584C" w:rsidRPr="00253559" w:rsidRDefault="00A70E4B">
            <w:pPr>
              <w:rPr>
                <w:rFonts w:cs="Arial"/>
                <w:b/>
                <w:sz w:val="28"/>
                <w:szCs w:val="28"/>
              </w:rPr>
            </w:pPr>
            <w:r w:rsidRPr="00253559">
              <w:rPr>
                <w:rFonts w:cs="Arial"/>
                <w:b/>
                <w:sz w:val="28"/>
                <w:szCs w:val="28"/>
              </w:rPr>
              <w:t>UC 01</w:t>
            </w:r>
          </w:p>
          <w:p w14:paraId="0F9DA15D" w14:textId="77777777" w:rsidR="0054584C" w:rsidRPr="00253559" w:rsidRDefault="00A70E4B">
            <w:pPr>
              <w:rPr>
                <w:rFonts w:cs="Arial"/>
                <w:b/>
                <w:sz w:val="28"/>
                <w:szCs w:val="28"/>
              </w:rPr>
            </w:pPr>
            <w:r w:rsidRPr="00253559">
              <w:rPr>
                <w:rFonts w:cs="Arial"/>
                <w:b/>
                <w:sz w:val="28"/>
                <w:szCs w:val="28"/>
              </w:rPr>
              <w:t>RF 01</w:t>
            </w:r>
          </w:p>
        </w:tc>
        <w:tc>
          <w:tcPr>
            <w:tcW w:w="67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  <w:vAlign w:val="center"/>
          </w:tcPr>
          <w:p w14:paraId="2D442CA0" w14:textId="77777777" w:rsidR="0054584C" w:rsidRPr="00253559" w:rsidRDefault="00A70E4B">
            <w:pPr>
              <w:pStyle w:val="NomeCasodeUso"/>
              <w:rPr>
                <w:rFonts w:ascii="Arial" w:hAnsi="Arial"/>
              </w:rPr>
            </w:pPr>
            <w:r w:rsidRPr="00253559">
              <w:rPr>
                <w:rFonts w:ascii="Arial" w:hAnsi="Arial"/>
              </w:rPr>
              <w:t>Gerenciar Pedidos Mobile</w:t>
            </w:r>
          </w:p>
        </w:tc>
      </w:tr>
      <w:tr w:rsidR="0054584C" w:rsidRPr="00253559" w14:paraId="35786A48" w14:textId="77777777">
        <w:trPr>
          <w:trHeight w:val="340"/>
        </w:trPr>
        <w:tc>
          <w:tcPr>
            <w:tcW w:w="23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20829871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Ator</w:t>
            </w:r>
          </w:p>
        </w:tc>
        <w:tc>
          <w:tcPr>
            <w:tcW w:w="67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4D1EE65D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Cliente</w:t>
            </w:r>
          </w:p>
        </w:tc>
      </w:tr>
      <w:tr w:rsidR="0054584C" w:rsidRPr="00253559" w14:paraId="5415F437" w14:textId="77777777">
        <w:trPr>
          <w:trHeight w:val="567"/>
        </w:trPr>
        <w:tc>
          <w:tcPr>
            <w:tcW w:w="23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67922698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Descrição</w:t>
            </w:r>
          </w:p>
        </w:tc>
        <w:tc>
          <w:tcPr>
            <w:tcW w:w="67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6CDF7846" w14:textId="77777777" w:rsidR="0054584C" w:rsidRPr="00253559" w:rsidRDefault="00A70E4B">
            <w:pPr>
              <w:pStyle w:val="DescrioCasodeUso"/>
            </w:pPr>
            <w:r w:rsidRPr="00253559">
              <w:t>Cliente faz a gerência e companhamento dos pedidos</w:t>
            </w:r>
          </w:p>
        </w:tc>
      </w:tr>
      <w:tr w:rsidR="0054584C" w:rsidRPr="00253559" w14:paraId="575AE738" w14:textId="77777777">
        <w:trPr>
          <w:trHeight w:val="340"/>
        </w:trPr>
        <w:tc>
          <w:tcPr>
            <w:tcW w:w="23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6946B347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Pré-condição</w:t>
            </w:r>
          </w:p>
        </w:tc>
        <w:tc>
          <w:tcPr>
            <w:tcW w:w="67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585887B4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Cliente cadastrado</w:t>
            </w:r>
          </w:p>
        </w:tc>
      </w:tr>
      <w:tr w:rsidR="0054584C" w:rsidRPr="00253559" w14:paraId="02F84317" w14:textId="77777777">
        <w:trPr>
          <w:trHeight w:val="340"/>
        </w:trPr>
        <w:tc>
          <w:tcPr>
            <w:tcW w:w="23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55653F96" w14:textId="77777777" w:rsidR="0054584C" w:rsidRPr="00253559" w:rsidRDefault="00A70E4B">
            <w:pPr>
              <w:rPr>
                <w:rFonts w:cs="Arial"/>
              </w:rPr>
            </w:pPr>
            <w:r w:rsidRPr="00253559">
              <w:rPr>
                <w:rFonts w:cs="Arial"/>
              </w:rPr>
              <w:t>Pós-condição</w:t>
            </w:r>
          </w:p>
        </w:tc>
        <w:tc>
          <w:tcPr>
            <w:tcW w:w="67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28453B14" w14:textId="77777777" w:rsidR="0054584C" w:rsidRPr="00253559" w:rsidRDefault="0054584C"/>
        </w:tc>
      </w:tr>
      <w:tr w:rsidR="0054584C" w:rsidRPr="00253559" w14:paraId="6EB86266" w14:textId="77777777">
        <w:trPr>
          <w:trHeight w:val="340"/>
        </w:trPr>
        <w:tc>
          <w:tcPr>
            <w:tcW w:w="90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09326E26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t>Fluxo de Eventos – Inclusão</w:t>
            </w:r>
          </w:p>
        </w:tc>
      </w:tr>
      <w:tr w:rsidR="0054584C" w:rsidRPr="00253559" w14:paraId="3F075F11" w14:textId="77777777">
        <w:trPr>
          <w:trHeight w:val="365"/>
        </w:trPr>
        <w:tc>
          <w:tcPr>
            <w:tcW w:w="90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32A3D589" w14:textId="77777777" w:rsidR="0054584C" w:rsidRPr="00253559" w:rsidRDefault="0054584C">
            <w:pPr>
              <w:pStyle w:val="DescrioCasodeUso"/>
            </w:pPr>
          </w:p>
          <w:p w14:paraId="5243C874" w14:textId="77777777" w:rsidR="0054584C" w:rsidRPr="00253559" w:rsidRDefault="00A70E4B">
            <w:pPr>
              <w:pStyle w:val="DescrioCasodeUso"/>
              <w:numPr>
                <w:ilvl w:val="0"/>
                <w:numId w:val="41"/>
              </w:numPr>
            </w:pPr>
            <w:r w:rsidRPr="00253559">
              <w:t>Ator Cliente: Clica no botão “Fazer pedido” no aplicativo;</w:t>
            </w:r>
          </w:p>
          <w:p w14:paraId="0D6DE242" w14:textId="77777777" w:rsidR="0054584C" w:rsidRPr="00253559" w:rsidRDefault="00A70E4B">
            <w:pPr>
              <w:pStyle w:val="DescrioCasodeUso"/>
              <w:numPr>
                <w:ilvl w:val="0"/>
                <w:numId w:val="41"/>
              </w:numPr>
            </w:pPr>
            <w:r w:rsidRPr="00253559">
              <w:t>Sistema: Exibe a lista de produtos disponíveis;</w:t>
            </w:r>
          </w:p>
          <w:p w14:paraId="4B8DC8D4" w14:textId="77777777" w:rsidR="0054584C" w:rsidRPr="00253559" w:rsidRDefault="00A70E4B">
            <w:pPr>
              <w:pStyle w:val="DescrioCasodeUso"/>
              <w:numPr>
                <w:ilvl w:val="0"/>
                <w:numId w:val="41"/>
              </w:numPr>
            </w:pPr>
            <w:r w:rsidRPr="00253559">
              <w:t>Ator Cliente: Seleciona um produto na lista;</w:t>
            </w:r>
          </w:p>
          <w:p w14:paraId="195E5877" w14:textId="77777777" w:rsidR="0054584C" w:rsidRPr="00253559" w:rsidRDefault="00A70E4B">
            <w:pPr>
              <w:pStyle w:val="DescrioCasodeUso"/>
              <w:numPr>
                <w:ilvl w:val="0"/>
                <w:numId w:val="41"/>
              </w:numPr>
            </w:pPr>
            <w:r w:rsidRPr="00253559">
              <w:t>Sistema: Exibe os itens do produto selecionado para personalização;</w:t>
            </w:r>
          </w:p>
          <w:p w14:paraId="537492D7" w14:textId="77777777" w:rsidR="0054584C" w:rsidRPr="00253559" w:rsidRDefault="00A70E4B">
            <w:pPr>
              <w:pStyle w:val="DescrioCasodeUso"/>
              <w:numPr>
                <w:ilvl w:val="0"/>
                <w:numId w:val="41"/>
              </w:numPr>
            </w:pPr>
            <w:r w:rsidRPr="00253559">
              <w:t>Ator Cliente: Adiciona ou remove itens do produto;</w:t>
            </w:r>
          </w:p>
          <w:p w14:paraId="3A321221" w14:textId="77777777" w:rsidR="0054584C" w:rsidRPr="00253559" w:rsidRDefault="00A70E4B">
            <w:pPr>
              <w:pStyle w:val="DescrioCasodeUso"/>
              <w:numPr>
                <w:ilvl w:val="0"/>
                <w:numId w:val="41"/>
              </w:numPr>
            </w:pPr>
            <w:r w:rsidRPr="00253559">
              <w:t>Ator Cliente: Clica em “Finalizar”;</w:t>
            </w:r>
          </w:p>
          <w:p w14:paraId="2DEE5587" w14:textId="77777777" w:rsidR="0054584C" w:rsidRPr="00253559" w:rsidRDefault="00A70E4B">
            <w:pPr>
              <w:pStyle w:val="DescrioCasodeUso"/>
              <w:numPr>
                <w:ilvl w:val="0"/>
                <w:numId w:val="41"/>
              </w:numPr>
            </w:pPr>
            <w:r w:rsidRPr="00253559">
              <w:t>Ator Cliente: Clica em “Finalizar pedido”;</w:t>
            </w:r>
          </w:p>
          <w:p w14:paraId="2B53F835" w14:textId="77777777" w:rsidR="0054584C" w:rsidRPr="00253559" w:rsidRDefault="00A70E4B">
            <w:pPr>
              <w:pStyle w:val="DescrioCasodeUso"/>
              <w:numPr>
                <w:ilvl w:val="0"/>
                <w:numId w:val="41"/>
              </w:numPr>
            </w:pPr>
            <w:r w:rsidRPr="00253559">
              <w:t>Sistema: Solicita o endereço para entrega;</w:t>
            </w:r>
          </w:p>
          <w:p w14:paraId="4F65CCC4" w14:textId="77777777" w:rsidR="0054584C" w:rsidRPr="00253559" w:rsidRDefault="00A70E4B">
            <w:pPr>
              <w:pStyle w:val="DescrioCasodeUso"/>
              <w:numPr>
                <w:ilvl w:val="0"/>
                <w:numId w:val="41"/>
              </w:numPr>
            </w:pPr>
            <w:r w:rsidRPr="00253559">
              <w:lastRenderedPageBreak/>
              <w:t>Ator Cliente: Seleciona um</w:t>
            </w:r>
            <w:del w:id="105" w:author="Douglas Junior" w:date="2015-06-17T21:21:00Z">
              <w:r w:rsidRPr="00253559" w:rsidDel="00D52DFA">
                <w:delText>a</w:delText>
              </w:r>
            </w:del>
            <w:r w:rsidRPr="00253559">
              <w:t xml:space="preserve"> dos endereços para entrega;</w:t>
            </w:r>
          </w:p>
          <w:p w14:paraId="0F6D47EF" w14:textId="77777777" w:rsidR="0054584C" w:rsidRPr="00253559" w:rsidRDefault="00A70E4B">
            <w:pPr>
              <w:pStyle w:val="DescrioCasodeUso"/>
              <w:numPr>
                <w:ilvl w:val="0"/>
                <w:numId w:val="41"/>
              </w:numPr>
            </w:pPr>
            <w:r w:rsidRPr="00253559">
              <w:t>Sistema: Solicita a forma de pagamento;</w:t>
            </w:r>
          </w:p>
          <w:p w14:paraId="6E6D4F4C" w14:textId="77777777" w:rsidR="0054584C" w:rsidRPr="00253559" w:rsidRDefault="00A70E4B">
            <w:pPr>
              <w:pStyle w:val="DescrioCasodeUso"/>
              <w:numPr>
                <w:ilvl w:val="0"/>
                <w:numId w:val="41"/>
              </w:numPr>
            </w:pPr>
            <w:r w:rsidRPr="00253559">
              <w:t>Ator Cliente: Seleciona uma forma de pagamento;</w:t>
            </w:r>
          </w:p>
          <w:p w14:paraId="72880EA4" w14:textId="77777777" w:rsidR="0054584C" w:rsidRPr="00253559" w:rsidRDefault="00A70E4B">
            <w:pPr>
              <w:pStyle w:val="DescrioCasodeUso"/>
              <w:numPr>
                <w:ilvl w:val="0"/>
                <w:numId w:val="41"/>
              </w:numPr>
            </w:pPr>
            <w:r w:rsidRPr="00253559">
              <w:t>Ator Cliente: Informa a quantidade de troco que precisa, caso o método de pagamento seja em dinheiro;</w:t>
            </w:r>
          </w:p>
          <w:p w14:paraId="68A6A97B" w14:textId="77777777" w:rsidR="0054584C" w:rsidRPr="00253559" w:rsidRDefault="00A70E4B">
            <w:pPr>
              <w:pStyle w:val="DescrioCasodeUso"/>
              <w:numPr>
                <w:ilvl w:val="0"/>
                <w:numId w:val="41"/>
              </w:numPr>
            </w:pPr>
            <w:r w:rsidRPr="00253559">
              <w:t>Sistema: Exibe as informações finais do pedido;</w:t>
            </w:r>
          </w:p>
          <w:p w14:paraId="5CC0AFEB" w14:textId="77777777" w:rsidR="0054584C" w:rsidRPr="00253559" w:rsidRDefault="00A70E4B">
            <w:pPr>
              <w:pStyle w:val="DescrioCasodeUso"/>
              <w:numPr>
                <w:ilvl w:val="0"/>
                <w:numId w:val="41"/>
              </w:numPr>
            </w:pPr>
            <w:r w:rsidRPr="00253559">
              <w:t>Ator Cliente: Clica em “Fazer pedido”;</w:t>
            </w:r>
          </w:p>
          <w:p w14:paraId="6729BB36" w14:textId="77777777" w:rsidR="0054584C" w:rsidRPr="00253559" w:rsidRDefault="00A70E4B">
            <w:pPr>
              <w:pStyle w:val="DescrioCasodeUso"/>
              <w:numPr>
                <w:ilvl w:val="0"/>
                <w:numId w:val="41"/>
              </w:numPr>
            </w:pPr>
            <w:r w:rsidRPr="00253559">
              <w:t>Sistema: Registra o pedido na base de dados;</w:t>
            </w:r>
          </w:p>
          <w:p w14:paraId="46FFF596" w14:textId="77777777" w:rsidR="0054584C" w:rsidRPr="00253559" w:rsidRDefault="00A70E4B">
            <w:pPr>
              <w:pStyle w:val="DescrioCasodeUso"/>
              <w:numPr>
                <w:ilvl w:val="0"/>
                <w:numId w:val="41"/>
              </w:numPr>
            </w:pPr>
            <w:r w:rsidRPr="00253559">
              <w:t>Sistema: Exibe uma mensagem de sucesso!;</w:t>
            </w:r>
          </w:p>
          <w:p w14:paraId="647D55B4" w14:textId="77777777" w:rsidR="0054584C" w:rsidRPr="00253559" w:rsidRDefault="00A70E4B">
            <w:pPr>
              <w:pStyle w:val="DescrioCasodeUso"/>
              <w:numPr>
                <w:ilvl w:val="0"/>
                <w:numId w:val="41"/>
              </w:numPr>
            </w:pPr>
            <w:r w:rsidRPr="00253559">
              <w:t>Sistema: Retorna ao fluxo de origem;</w:t>
            </w:r>
          </w:p>
          <w:p w14:paraId="374DCEE8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064060F1" w14:textId="77777777">
        <w:trPr>
          <w:trHeight w:val="340"/>
        </w:trPr>
        <w:tc>
          <w:tcPr>
            <w:tcW w:w="90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18D6DF47" w14:textId="77777777" w:rsidR="0054584C" w:rsidRPr="00253559" w:rsidRDefault="00A70E4B">
            <w:pPr>
              <w:pStyle w:val="DescrioCasodeUso"/>
              <w:rPr>
                <w:b/>
              </w:rPr>
            </w:pPr>
            <w:r w:rsidRPr="00253559">
              <w:rPr>
                <w:b/>
              </w:rPr>
              <w:lastRenderedPageBreak/>
              <w:t>Fluxo de Eventos – Alteração</w:t>
            </w:r>
          </w:p>
        </w:tc>
      </w:tr>
      <w:tr w:rsidR="0054584C" w:rsidRPr="00253559" w14:paraId="77A733B8" w14:textId="77777777">
        <w:trPr>
          <w:trHeight w:val="420"/>
        </w:trPr>
        <w:tc>
          <w:tcPr>
            <w:tcW w:w="90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6ED3AF3A" w14:textId="77777777" w:rsidR="0054584C" w:rsidRPr="00253559" w:rsidRDefault="0054584C">
            <w:pPr>
              <w:pStyle w:val="DescrioCasodeUso"/>
            </w:pPr>
          </w:p>
          <w:p w14:paraId="49F62E52" w14:textId="77777777" w:rsidR="0054584C" w:rsidRPr="00253559" w:rsidRDefault="00A70E4B">
            <w:pPr>
              <w:pStyle w:val="DescrioCasodeUso"/>
              <w:numPr>
                <w:ilvl w:val="0"/>
                <w:numId w:val="28"/>
              </w:numPr>
            </w:pPr>
            <w:r w:rsidRPr="00253559">
              <w:t>Ator Cliente: Clica em “Meus pedidos”;</w:t>
            </w:r>
          </w:p>
          <w:p w14:paraId="045BC926" w14:textId="77777777" w:rsidR="0054584C" w:rsidRPr="00253559" w:rsidRDefault="00A70E4B">
            <w:pPr>
              <w:pStyle w:val="DescrioCasodeUso"/>
              <w:numPr>
                <w:ilvl w:val="0"/>
                <w:numId w:val="28"/>
              </w:numPr>
            </w:pPr>
            <w:r w:rsidRPr="00253559">
              <w:t>Sistema: Exibe a lista de pedidos em aberto do cliente;</w:t>
            </w:r>
          </w:p>
          <w:p w14:paraId="5040639C" w14:textId="77777777" w:rsidR="0054584C" w:rsidRPr="00253559" w:rsidRDefault="00A70E4B">
            <w:pPr>
              <w:pStyle w:val="DescrioCasodeUso"/>
              <w:numPr>
                <w:ilvl w:val="0"/>
                <w:numId w:val="28"/>
              </w:numPr>
            </w:pPr>
            <w:r w:rsidRPr="00253559">
              <w:t>Ator Cliente: Seleciona um pedido na lista para alteração;</w:t>
            </w:r>
          </w:p>
          <w:p w14:paraId="513A4956" w14:textId="77777777" w:rsidR="0054584C" w:rsidRPr="00253559" w:rsidRDefault="00A70E4B">
            <w:pPr>
              <w:pStyle w:val="DescrioCasodeUso"/>
              <w:numPr>
                <w:ilvl w:val="0"/>
                <w:numId w:val="28"/>
              </w:numPr>
            </w:pPr>
            <w:r w:rsidRPr="00253559">
              <w:t>Ator Cliente: Clica no botão “Alterar”;</w:t>
            </w:r>
          </w:p>
          <w:p w14:paraId="441C5723" w14:textId="77777777" w:rsidR="0054584C" w:rsidRPr="00253559" w:rsidRDefault="00A70E4B">
            <w:pPr>
              <w:pStyle w:val="DescrioCasodeUso"/>
              <w:numPr>
                <w:ilvl w:val="0"/>
                <w:numId w:val="28"/>
              </w:numPr>
            </w:pPr>
            <w:r w:rsidRPr="00253559">
              <w:t>Sistema: Exibe os dados para alteração;</w:t>
            </w:r>
          </w:p>
          <w:p w14:paraId="0E47ACF7" w14:textId="77777777" w:rsidR="0054584C" w:rsidRPr="00253559" w:rsidRDefault="00A70E4B">
            <w:pPr>
              <w:pStyle w:val="DescrioCasodeUso"/>
              <w:numPr>
                <w:ilvl w:val="0"/>
                <w:numId w:val="28"/>
              </w:numPr>
            </w:pPr>
            <w:r w:rsidRPr="00253559">
              <w:t>Ator Cliente: Altera os dados que precisa no pedido;</w:t>
            </w:r>
          </w:p>
          <w:p w14:paraId="6EC32BA3" w14:textId="77777777" w:rsidR="0054584C" w:rsidRPr="00253559" w:rsidRDefault="00A70E4B">
            <w:pPr>
              <w:pStyle w:val="DescrioCasodeUso"/>
              <w:numPr>
                <w:ilvl w:val="0"/>
                <w:numId w:val="28"/>
              </w:numPr>
            </w:pPr>
            <w:r w:rsidRPr="00253559">
              <w:t>Ator Cliente: Clica no botão “Salvar”;</w:t>
            </w:r>
          </w:p>
          <w:p w14:paraId="506DF6FD" w14:textId="77777777" w:rsidR="0054584C" w:rsidRPr="00253559" w:rsidRDefault="00A70E4B">
            <w:pPr>
              <w:pStyle w:val="DescrioCasodeUso"/>
              <w:numPr>
                <w:ilvl w:val="0"/>
                <w:numId w:val="28"/>
              </w:numPr>
            </w:pPr>
            <w:r w:rsidRPr="00253559">
              <w:t>Sistema: Valida os campos obrigatórios;</w:t>
            </w:r>
          </w:p>
          <w:p w14:paraId="25A91B9B" w14:textId="77777777" w:rsidR="0054584C" w:rsidRPr="00253559" w:rsidRDefault="00A70E4B">
            <w:pPr>
              <w:pStyle w:val="DescrioCasodeUso"/>
              <w:numPr>
                <w:ilvl w:val="0"/>
                <w:numId w:val="28"/>
              </w:numPr>
            </w:pPr>
            <w:r w:rsidRPr="00253559">
              <w:t>Sistema: Exibe uma mensagem informando a alteração;</w:t>
            </w:r>
          </w:p>
          <w:p w14:paraId="6394DF06" w14:textId="77777777" w:rsidR="0054584C" w:rsidRPr="00253559" w:rsidRDefault="00A70E4B">
            <w:pPr>
              <w:pStyle w:val="DescrioCasodeUso"/>
              <w:numPr>
                <w:ilvl w:val="0"/>
                <w:numId w:val="28"/>
              </w:numPr>
            </w:pPr>
            <w:r w:rsidRPr="00253559">
              <w:t>Sistema: Retorna ao fluxo de origem;</w:t>
            </w:r>
          </w:p>
          <w:p w14:paraId="613CE196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6F77C580" w14:textId="77777777">
        <w:trPr>
          <w:trHeight w:val="420"/>
        </w:trPr>
        <w:tc>
          <w:tcPr>
            <w:tcW w:w="90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64782030" w14:textId="77777777" w:rsidR="0054584C" w:rsidRPr="00253559" w:rsidRDefault="00A70E4B">
            <w:pPr>
              <w:pStyle w:val="DescrioCasodeUso"/>
              <w:rPr>
                <w:b/>
                <w:bCs/>
              </w:rPr>
            </w:pPr>
            <w:r w:rsidRPr="00253559">
              <w:rPr>
                <w:b/>
                <w:bCs/>
              </w:rPr>
              <w:t>Fluxo de Eventos – Exclusão</w:t>
            </w:r>
          </w:p>
        </w:tc>
      </w:tr>
      <w:tr w:rsidR="0054584C" w:rsidRPr="00253559" w14:paraId="622C39CE" w14:textId="77777777">
        <w:trPr>
          <w:trHeight w:val="420"/>
        </w:trPr>
        <w:tc>
          <w:tcPr>
            <w:tcW w:w="90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60E0A733" w14:textId="77777777" w:rsidR="0054584C" w:rsidRPr="00253559" w:rsidRDefault="0054584C">
            <w:pPr>
              <w:pStyle w:val="DescrioCasodeUso"/>
            </w:pPr>
          </w:p>
          <w:p w14:paraId="257B385B" w14:textId="77777777" w:rsidR="0054584C" w:rsidRPr="00253559" w:rsidRDefault="00A70E4B">
            <w:pPr>
              <w:pStyle w:val="DescrioCasodeUso"/>
              <w:numPr>
                <w:ilvl w:val="0"/>
                <w:numId w:val="40"/>
              </w:numPr>
            </w:pPr>
            <w:r w:rsidRPr="00253559">
              <w:t>Ator Cliente: Clica no botão “Meus pedidos”;</w:t>
            </w:r>
          </w:p>
          <w:p w14:paraId="032DB2F6" w14:textId="77777777" w:rsidR="0054584C" w:rsidRPr="00253559" w:rsidRDefault="00A70E4B">
            <w:pPr>
              <w:pStyle w:val="DescrioCasodeUso"/>
              <w:numPr>
                <w:ilvl w:val="0"/>
                <w:numId w:val="40"/>
              </w:numPr>
            </w:pPr>
            <w:r w:rsidRPr="00253559">
              <w:t>Sistema: Exibe a lista de pedidos realizados pelo cliente;</w:t>
            </w:r>
          </w:p>
          <w:p w14:paraId="0B3727D1" w14:textId="77777777" w:rsidR="0054584C" w:rsidRPr="00253559" w:rsidRDefault="00A70E4B">
            <w:pPr>
              <w:pStyle w:val="DescrioCasodeUso"/>
              <w:numPr>
                <w:ilvl w:val="0"/>
                <w:numId w:val="40"/>
              </w:numPr>
            </w:pPr>
            <w:r w:rsidRPr="00253559">
              <w:t>Ator Cliente: Seleciona um item da lista para exclusão;</w:t>
            </w:r>
          </w:p>
          <w:p w14:paraId="5DFF22FD" w14:textId="77777777" w:rsidR="0054584C" w:rsidRPr="00253559" w:rsidRDefault="00A70E4B">
            <w:pPr>
              <w:pStyle w:val="DescrioCasodeUso"/>
              <w:numPr>
                <w:ilvl w:val="0"/>
                <w:numId w:val="40"/>
              </w:numPr>
            </w:pPr>
            <w:r w:rsidRPr="00253559">
              <w:t>Ator Cliente: Clica no botão “Excluir”;</w:t>
            </w:r>
          </w:p>
          <w:p w14:paraId="1FEE3F3C" w14:textId="77777777" w:rsidR="0054584C" w:rsidRPr="00253559" w:rsidRDefault="00A70E4B">
            <w:pPr>
              <w:pStyle w:val="DescrioCasodeUso"/>
              <w:numPr>
                <w:ilvl w:val="0"/>
                <w:numId w:val="40"/>
              </w:numPr>
            </w:pPr>
            <w:r w:rsidRPr="00253559">
              <w:t>Sistema: Exibe uma mensagem de confirmação para exclusão;</w:t>
            </w:r>
          </w:p>
          <w:p w14:paraId="11FCAA9B" w14:textId="77777777" w:rsidR="0054584C" w:rsidRPr="00253559" w:rsidRDefault="00A70E4B">
            <w:pPr>
              <w:pStyle w:val="DescrioCasodeUso"/>
              <w:numPr>
                <w:ilvl w:val="0"/>
                <w:numId w:val="40"/>
              </w:numPr>
            </w:pPr>
            <w:r w:rsidRPr="00253559">
              <w:t>Ator Cliente: Clica no botão “Sim”:</w:t>
            </w:r>
          </w:p>
          <w:p w14:paraId="2529AC90" w14:textId="77777777" w:rsidR="0054584C" w:rsidRPr="00253559" w:rsidRDefault="00A70E4B">
            <w:pPr>
              <w:pStyle w:val="DescrioCasodeUso"/>
              <w:numPr>
                <w:ilvl w:val="0"/>
                <w:numId w:val="40"/>
              </w:numPr>
            </w:pPr>
            <w:r w:rsidRPr="00253559">
              <w:t>Sistema: Exibe uma mensagem informando a exclusão;</w:t>
            </w:r>
          </w:p>
          <w:p w14:paraId="4ACDE941" w14:textId="77777777" w:rsidR="0054584C" w:rsidRPr="00253559" w:rsidRDefault="00A70E4B">
            <w:pPr>
              <w:pStyle w:val="DescrioCasodeUso"/>
              <w:numPr>
                <w:ilvl w:val="0"/>
                <w:numId w:val="40"/>
              </w:numPr>
            </w:pPr>
            <w:r w:rsidRPr="00253559">
              <w:lastRenderedPageBreak/>
              <w:t>Sistema: Retorna ao fluxo de origem;</w:t>
            </w:r>
          </w:p>
          <w:p w14:paraId="587A2D64" w14:textId="77777777" w:rsidR="0054584C" w:rsidRPr="00253559" w:rsidRDefault="0054584C">
            <w:pPr>
              <w:pStyle w:val="DescrioCasodeUso"/>
            </w:pPr>
          </w:p>
        </w:tc>
      </w:tr>
      <w:tr w:rsidR="0054584C" w:rsidRPr="00253559" w14:paraId="3C7C111C" w14:textId="77777777">
        <w:trPr>
          <w:trHeight w:val="420"/>
        </w:trPr>
        <w:tc>
          <w:tcPr>
            <w:tcW w:w="90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55B283ED" w14:textId="77777777" w:rsidR="0054584C" w:rsidRPr="00253559" w:rsidRDefault="00A70E4B">
            <w:pPr>
              <w:pStyle w:val="DescrioCasodeUso"/>
              <w:rPr>
                <w:b/>
                <w:bCs/>
              </w:rPr>
            </w:pPr>
            <w:r w:rsidRPr="00253559">
              <w:rPr>
                <w:b/>
                <w:bCs/>
              </w:rPr>
              <w:lastRenderedPageBreak/>
              <w:t>Tratamento de Exceções</w:t>
            </w:r>
          </w:p>
        </w:tc>
      </w:tr>
      <w:tr w:rsidR="0054584C" w:rsidRPr="00253559" w14:paraId="204C80C6" w14:textId="77777777">
        <w:trPr>
          <w:trHeight w:val="420"/>
        </w:trPr>
        <w:tc>
          <w:tcPr>
            <w:tcW w:w="90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-5" w:type="dxa"/>
            </w:tcMar>
          </w:tcPr>
          <w:p w14:paraId="7EA93C3B" w14:textId="77777777" w:rsidR="0054584C" w:rsidRPr="00253559" w:rsidRDefault="0054584C">
            <w:pPr>
              <w:pStyle w:val="DescrioCasodeUso"/>
            </w:pPr>
          </w:p>
          <w:p w14:paraId="3D789433" w14:textId="77777777" w:rsidR="0054584C" w:rsidRPr="00253559" w:rsidRDefault="00A70E4B">
            <w:pPr>
              <w:pStyle w:val="DescrioCasodeUso"/>
              <w:numPr>
                <w:ilvl w:val="0"/>
                <w:numId w:val="12"/>
              </w:numPr>
            </w:pPr>
            <w:r w:rsidRPr="00253559">
              <w:t>Pedido não pode ser alterado, o mesmo já foi enviado para produção;</w:t>
            </w:r>
          </w:p>
          <w:p w14:paraId="55DA509A" w14:textId="77777777" w:rsidR="0054584C" w:rsidRPr="00253559" w:rsidRDefault="00A70E4B">
            <w:pPr>
              <w:pStyle w:val="DescrioCasodeUso"/>
              <w:numPr>
                <w:ilvl w:val="0"/>
                <w:numId w:val="26"/>
              </w:numPr>
            </w:pPr>
            <w:r w:rsidRPr="00253559">
              <w:t>Sistema: Exibe uma mensagem informando que o pedido não pode ser mais alterado;</w:t>
            </w:r>
          </w:p>
          <w:p w14:paraId="33530940" w14:textId="77777777" w:rsidR="0054584C" w:rsidRPr="00253559" w:rsidRDefault="00A70E4B">
            <w:pPr>
              <w:pStyle w:val="DescrioCasodeUso"/>
              <w:numPr>
                <w:ilvl w:val="0"/>
                <w:numId w:val="26"/>
              </w:numPr>
            </w:pPr>
            <w:r w:rsidRPr="00253559">
              <w:t>Sistema: Retorna ao fluxo de origem;</w:t>
            </w:r>
          </w:p>
          <w:p w14:paraId="1396A5E8" w14:textId="77777777" w:rsidR="0054584C" w:rsidRPr="00253559" w:rsidRDefault="00A70E4B">
            <w:pPr>
              <w:pStyle w:val="DescrioCasodeUso"/>
              <w:numPr>
                <w:ilvl w:val="0"/>
                <w:numId w:val="24"/>
              </w:numPr>
            </w:pPr>
            <w:r w:rsidRPr="00253559">
              <w:t>Pedido não pode ser excluído, o mesmo já foi enviado para produção;</w:t>
            </w:r>
          </w:p>
          <w:p w14:paraId="15677DF7" w14:textId="77777777" w:rsidR="0054584C" w:rsidRPr="00253559" w:rsidRDefault="00A70E4B">
            <w:pPr>
              <w:pStyle w:val="DescrioCasodeUso"/>
              <w:numPr>
                <w:ilvl w:val="0"/>
                <w:numId w:val="25"/>
              </w:numPr>
            </w:pPr>
            <w:r w:rsidRPr="00253559">
              <w:t>Sistema: Exibe uma mensagem informando que o pedido não pode ser excluído;</w:t>
            </w:r>
          </w:p>
          <w:p w14:paraId="3E58278D" w14:textId="77777777" w:rsidR="0054584C" w:rsidRPr="00253559" w:rsidRDefault="00A70E4B">
            <w:pPr>
              <w:pStyle w:val="DescrioCasodeUso"/>
              <w:numPr>
                <w:ilvl w:val="0"/>
                <w:numId w:val="25"/>
              </w:numPr>
            </w:pPr>
            <w:r w:rsidRPr="00253559">
              <w:t>Retorna ao fluxo de origem;</w:t>
            </w:r>
          </w:p>
          <w:p w14:paraId="56F21640" w14:textId="77777777" w:rsidR="0054584C" w:rsidRPr="00253559" w:rsidRDefault="0054584C">
            <w:pPr>
              <w:pStyle w:val="DescrioCasodeUso"/>
            </w:pPr>
          </w:p>
        </w:tc>
      </w:tr>
    </w:tbl>
    <w:p w14:paraId="31F4F882" w14:textId="77777777" w:rsidR="0054584C" w:rsidRDefault="0054584C">
      <w:pPr>
        <w:rPr>
          <w:ins w:id="106" w:author="Douglas Junior" w:date="2015-06-17T21:22:00Z"/>
          <w:rFonts w:cs="Arial"/>
          <w:b/>
          <w:bCs/>
          <w:sz w:val="32"/>
          <w:szCs w:val="32"/>
        </w:rPr>
      </w:pPr>
    </w:p>
    <w:p w14:paraId="03F50020" w14:textId="4259ACA6" w:rsidR="00B5368F" w:rsidRDefault="00B5368F" w:rsidP="004141D0">
      <w:pPr>
        <w:pStyle w:val="Seo1"/>
        <w:numPr>
          <w:ilvl w:val="1"/>
          <w:numId w:val="1"/>
        </w:numPr>
        <w:outlineLvl w:val="1"/>
        <w:rPr>
          <w:ins w:id="107" w:author="Douglas Junior" w:date="2015-06-17T21:22:00Z"/>
          <w:sz w:val="28"/>
          <w:szCs w:val="28"/>
        </w:rPr>
        <w:pPrChange w:id="108" w:author="Douglas Junior" w:date="2015-06-17T21:32:00Z">
          <w:pPr>
            <w:pStyle w:val="Seo1"/>
            <w:numPr>
              <w:ilvl w:val="1"/>
              <w:numId w:val="55"/>
            </w:numPr>
            <w:ind w:left="792" w:hanging="432"/>
            <w:outlineLvl w:val="1"/>
          </w:pPr>
        </w:pPrChange>
      </w:pPr>
      <w:commentRangeStart w:id="109"/>
      <w:ins w:id="110" w:author="Douglas Junior" w:date="2015-06-17T21:22:00Z">
        <w:r>
          <w:rPr>
            <w:sz w:val="28"/>
            <w:szCs w:val="28"/>
          </w:rPr>
          <w:t>Diagrama de Classes</w:t>
        </w:r>
      </w:ins>
      <w:commentRangeEnd w:id="109"/>
      <w:ins w:id="111" w:author="Douglas Junior" w:date="2015-06-17T21:26:00Z">
        <w:r w:rsidR="00A45B23">
          <w:rPr>
            <w:rStyle w:val="Refdecomentrio"/>
            <w:rFonts w:cs="Tahoma"/>
            <w:b w:val="0"/>
            <w:bCs w:val="0"/>
          </w:rPr>
          <w:commentReference w:id="109"/>
        </w:r>
      </w:ins>
    </w:p>
    <w:p w14:paraId="73097D96" w14:textId="77777777" w:rsidR="00B5368F" w:rsidRDefault="00B5368F">
      <w:pPr>
        <w:pStyle w:val="Seo1"/>
        <w:ind w:left="360"/>
        <w:outlineLvl w:val="1"/>
        <w:rPr>
          <w:ins w:id="112" w:author="Douglas Junior" w:date="2015-06-17T21:23:00Z"/>
          <w:sz w:val="28"/>
          <w:szCs w:val="28"/>
        </w:rPr>
        <w:pPrChange w:id="113" w:author="Douglas Junior" w:date="2015-06-17T21:23:00Z">
          <w:pPr>
            <w:pStyle w:val="Seo1"/>
            <w:numPr>
              <w:ilvl w:val="1"/>
              <w:numId w:val="1"/>
            </w:numPr>
            <w:ind w:left="792" w:hanging="432"/>
            <w:outlineLvl w:val="1"/>
          </w:pPr>
        </w:pPrChange>
      </w:pPr>
    </w:p>
    <w:p w14:paraId="38DC6054" w14:textId="39AB611E" w:rsidR="00B5368F" w:rsidRPr="00B5368F" w:rsidRDefault="00B5368F" w:rsidP="004141D0">
      <w:pPr>
        <w:pStyle w:val="Seo1"/>
        <w:numPr>
          <w:ilvl w:val="1"/>
          <w:numId w:val="1"/>
        </w:numPr>
        <w:outlineLvl w:val="1"/>
        <w:rPr>
          <w:ins w:id="114" w:author="Douglas Junior" w:date="2015-06-17T21:22:00Z"/>
          <w:sz w:val="28"/>
          <w:szCs w:val="28"/>
        </w:rPr>
        <w:pPrChange w:id="115" w:author="Douglas Junior" w:date="2015-06-17T21:32:00Z">
          <w:pPr>
            <w:pStyle w:val="Seo1"/>
            <w:numPr>
              <w:ilvl w:val="1"/>
              <w:numId w:val="55"/>
            </w:numPr>
            <w:ind w:left="792" w:hanging="432"/>
            <w:outlineLvl w:val="1"/>
          </w:pPr>
        </w:pPrChange>
      </w:pPr>
      <w:commentRangeStart w:id="116"/>
      <w:ins w:id="117" w:author="Douglas Junior" w:date="2015-06-17T21:23:00Z">
        <w:r>
          <w:rPr>
            <w:sz w:val="28"/>
            <w:szCs w:val="28"/>
          </w:rPr>
          <w:t>Diagrama de Pacotes</w:t>
        </w:r>
      </w:ins>
      <w:commentRangeEnd w:id="116"/>
      <w:ins w:id="118" w:author="Douglas Junior" w:date="2015-06-17T21:28:00Z">
        <w:r w:rsidR="00DA0D19">
          <w:rPr>
            <w:rStyle w:val="Refdecomentrio"/>
            <w:rFonts w:cs="Tahoma"/>
            <w:b w:val="0"/>
            <w:bCs w:val="0"/>
          </w:rPr>
          <w:commentReference w:id="116"/>
        </w:r>
      </w:ins>
    </w:p>
    <w:p w14:paraId="41699FDE" w14:textId="77777777" w:rsidR="00B5368F" w:rsidRPr="00253559" w:rsidRDefault="00B5368F">
      <w:pPr>
        <w:pStyle w:val="Seo1"/>
        <w:outlineLvl w:val="1"/>
        <w:rPr>
          <w:ins w:id="119" w:author="Douglas Junior" w:date="2015-06-17T21:22:00Z"/>
          <w:sz w:val="28"/>
          <w:szCs w:val="28"/>
        </w:rPr>
        <w:pPrChange w:id="120" w:author="Douglas Junior" w:date="2015-06-17T21:22:00Z">
          <w:pPr>
            <w:pStyle w:val="Seo1"/>
            <w:numPr>
              <w:ilvl w:val="1"/>
              <w:numId w:val="1"/>
            </w:numPr>
            <w:ind w:left="792" w:hanging="432"/>
            <w:outlineLvl w:val="1"/>
          </w:pPr>
        </w:pPrChange>
      </w:pPr>
    </w:p>
    <w:p w14:paraId="12491277" w14:textId="139AB51B" w:rsidR="00B5368F" w:rsidRDefault="00B5368F" w:rsidP="004141D0">
      <w:pPr>
        <w:pStyle w:val="Seo1"/>
        <w:numPr>
          <w:ilvl w:val="1"/>
          <w:numId w:val="1"/>
        </w:numPr>
        <w:outlineLvl w:val="1"/>
        <w:rPr>
          <w:ins w:id="121" w:author="Douglas Junior" w:date="2015-06-17T21:22:00Z"/>
          <w:sz w:val="28"/>
          <w:szCs w:val="28"/>
        </w:rPr>
        <w:pPrChange w:id="122" w:author="Douglas Junior" w:date="2015-06-17T21:32:00Z">
          <w:pPr>
            <w:pStyle w:val="Seo1"/>
            <w:numPr>
              <w:ilvl w:val="1"/>
              <w:numId w:val="55"/>
            </w:numPr>
            <w:ind w:left="792" w:hanging="432"/>
            <w:outlineLvl w:val="1"/>
          </w:pPr>
        </w:pPrChange>
      </w:pPr>
      <w:commentRangeStart w:id="123"/>
      <w:ins w:id="124" w:author="Douglas Junior" w:date="2015-06-17T21:22:00Z">
        <w:r>
          <w:rPr>
            <w:sz w:val="28"/>
            <w:szCs w:val="28"/>
          </w:rPr>
          <w:t>Diagrama de Entidade e Relacionamento (MER)</w:t>
        </w:r>
      </w:ins>
      <w:commentRangeEnd w:id="123"/>
      <w:ins w:id="125" w:author="Douglas Junior" w:date="2015-06-17T21:28:00Z">
        <w:r w:rsidR="00DA0D19">
          <w:rPr>
            <w:rStyle w:val="Refdecomentrio"/>
            <w:rFonts w:cs="Tahoma"/>
            <w:b w:val="0"/>
            <w:bCs w:val="0"/>
          </w:rPr>
          <w:commentReference w:id="123"/>
        </w:r>
      </w:ins>
    </w:p>
    <w:p w14:paraId="317058BD" w14:textId="77777777" w:rsidR="00B5368F" w:rsidRPr="00253559" w:rsidRDefault="00B5368F">
      <w:pPr>
        <w:pStyle w:val="Seo1"/>
        <w:outlineLvl w:val="1"/>
        <w:rPr>
          <w:ins w:id="126" w:author="Douglas Junior" w:date="2015-06-17T21:22:00Z"/>
          <w:sz w:val="28"/>
          <w:szCs w:val="28"/>
        </w:rPr>
        <w:pPrChange w:id="127" w:author="Douglas Junior" w:date="2015-06-17T21:22:00Z">
          <w:pPr>
            <w:pStyle w:val="Seo1"/>
            <w:numPr>
              <w:ilvl w:val="1"/>
              <w:numId w:val="1"/>
            </w:numPr>
            <w:ind w:left="792" w:hanging="432"/>
            <w:outlineLvl w:val="1"/>
          </w:pPr>
        </w:pPrChange>
      </w:pPr>
    </w:p>
    <w:p w14:paraId="1E574548" w14:textId="12F67B94" w:rsidR="00B5368F" w:rsidRDefault="00B5368F" w:rsidP="004141D0">
      <w:pPr>
        <w:pStyle w:val="Seo1"/>
        <w:numPr>
          <w:ilvl w:val="1"/>
          <w:numId w:val="1"/>
        </w:numPr>
        <w:outlineLvl w:val="1"/>
        <w:rPr>
          <w:ins w:id="128" w:author="Douglas Junior" w:date="2015-06-17T21:22:00Z"/>
          <w:sz w:val="28"/>
          <w:szCs w:val="28"/>
        </w:rPr>
        <w:pPrChange w:id="129" w:author="Douglas Junior" w:date="2015-06-17T21:32:00Z">
          <w:pPr>
            <w:pStyle w:val="Seo1"/>
            <w:numPr>
              <w:ilvl w:val="1"/>
              <w:numId w:val="55"/>
            </w:numPr>
            <w:ind w:left="792" w:hanging="432"/>
            <w:outlineLvl w:val="1"/>
          </w:pPr>
        </w:pPrChange>
      </w:pPr>
      <w:commentRangeStart w:id="130"/>
      <w:ins w:id="131" w:author="Douglas Junior" w:date="2015-06-17T21:23:00Z">
        <w:r>
          <w:rPr>
            <w:sz w:val="28"/>
            <w:szCs w:val="28"/>
          </w:rPr>
          <w:t>Diagrama de Atividade</w:t>
        </w:r>
      </w:ins>
      <w:commentRangeEnd w:id="130"/>
      <w:ins w:id="132" w:author="Douglas Junior" w:date="2015-06-17T21:28:00Z">
        <w:r w:rsidR="00DA0D19">
          <w:rPr>
            <w:rStyle w:val="Refdecomentrio"/>
            <w:rFonts w:cs="Tahoma"/>
            <w:b w:val="0"/>
            <w:bCs w:val="0"/>
          </w:rPr>
          <w:commentReference w:id="130"/>
        </w:r>
      </w:ins>
    </w:p>
    <w:p w14:paraId="3C6FDC5A" w14:textId="77777777" w:rsidR="00B5368F" w:rsidRDefault="00B5368F">
      <w:pPr>
        <w:pStyle w:val="PargrafodaLista"/>
        <w:rPr>
          <w:ins w:id="133" w:author="Douglas Junior" w:date="2015-06-17T21:22:00Z"/>
          <w:sz w:val="28"/>
          <w:szCs w:val="28"/>
        </w:rPr>
        <w:pPrChange w:id="134" w:author="Douglas Junior" w:date="2015-06-17T21:22:00Z">
          <w:pPr>
            <w:pStyle w:val="Seo1"/>
            <w:numPr>
              <w:ilvl w:val="1"/>
              <w:numId w:val="1"/>
            </w:numPr>
            <w:ind w:left="792" w:hanging="432"/>
            <w:outlineLvl w:val="1"/>
          </w:pPr>
        </w:pPrChange>
      </w:pPr>
    </w:p>
    <w:p w14:paraId="12ADEFD3" w14:textId="0341F38A" w:rsidR="00B5368F" w:rsidRDefault="00B5368F" w:rsidP="004141D0">
      <w:pPr>
        <w:pStyle w:val="Seo1"/>
        <w:numPr>
          <w:ilvl w:val="1"/>
          <w:numId w:val="1"/>
        </w:numPr>
        <w:outlineLvl w:val="1"/>
        <w:rPr>
          <w:ins w:id="135" w:author="Douglas Junior" w:date="2015-06-17T21:23:00Z"/>
          <w:sz w:val="28"/>
          <w:szCs w:val="28"/>
        </w:rPr>
        <w:pPrChange w:id="136" w:author="Douglas Junior" w:date="2015-06-17T21:32:00Z">
          <w:pPr>
            <w:pStyle w:val="Seo1"/>
            <w:numPr>
              <w:ilvl w:val="1"/>
              <w:numId w:val="55"/>
            </w:numPr>
            <w:ind w:left="792" w:hanging="432"/>
            <w:outlineLvl w:val="1"/>
          </w:pPr>
        </w:pPrChange>
      </w:pPr>
      <w:commentRangeStart w:id="137"/>
      <w:ins w:id="138" w:author="Douglas Junior" w:date="2015-06-17T21:23:00Z">
        <w:r>
          <w:rPr>
            <w:sz w:val="28"/>
            <w:szCs w:val="28"/>
          </w:rPr>
          <w:lastRenderedPageBreak/>
          <w:t>Diagrama de Estado</w:t>
        </w:r>
      </w:ins>
      <w:commentRangeEnd w:id="137"/>
      <w:ins w:id="139" w:author="Douglas Junior" w:date="2015-06-17T21:28:00Z">
        <w:r w:rsidR="00DA0D19">
          <w:rPr>
            <w:rStyle w:val="Refdecomentrio"/>
            <w:rFonts w:cs="Tahoma"/>
            <w:b w:val="0"/>
            <w:bCs w:val="0"/>
          </w:rPr>
          <w:commentReference w:id="137"/>
        </w:r>
      </w:ins>
    </w:p>
    <w:p w14:paraId="334CA5F8" w14:textId="77777777" w:rsidR="00B5368F" w:rsidRDefault="00B5368F">
      <w:pPr>
        <w:pStyle w:val="PargrafodaLista"/>
        <w:rPr>
          <w:ins w:id="140" w:author="Douglas Junior" w:date="2015-06-17T21:23:00Z"/>
          <w:sz w:val="28"/>
          <w:szCs w:val="28"/>
        </w:rPr>
        <w:pPrChange w:id="141" w:author="Douglas Junior" w:date="2015-06-17T21:23:00Z">
          <w:pPr>
            <w:pStyle w:val="Seo1"/>
            <w:numPr>
              <w:ilvl w:val="1"/>
              <w:numId w:val="1"/>
            </w:numPr>
            <w:ind w:left="792" w:hanging="432"/>
            <w:outlineLvl w:val="1"/>
          </w:pPr>
        </w:pPrChange>
      </w:pPr>
    </w:p>
    <w:p w14:paraId="7C250563" w14:textId="756EF3E9" w:rsidR="00B5368F" w:rsidRPr="00253559" w:rsidRDefault="00B5368F" w:rsidP="004141D0">
      <w:pPr>
        <w:pStyle w:val="Seo1"/>
        <w:numPr>
          <w:ilvl w:val="1"/>
          <w:numId w:val="1"/>
        </w:numPr>
        <w:outlineLvl w:val="1"/>
        <w:rPr>
          <w:ins w:id="142" w:author="Douglas Junior" w:date="2015-06-17T21:22:00Z"/>
          <w:sz w:val="28"/>
          <w:szCs w:val="28"/>
        </w:rPr>
        <w:pPrChange w:id="143" w:author="Douglas Junior" w:date="2015-06-17T21:32:00Z">
          <w:pPr>
            <w:pStyle w:val="Seo1"/>
            <w:numPr>
              <w:ilvl w:val="1"/>
              <w:numId w:val="55"/>
            </w:numPr>
            <w:ind w:left="792" w:hanging="432"/>
            <w:outlineLvl w:val="1"/>
          </w:pPr>
        </w:pPrChange>
      </w:pPr>
      <w:commentRangeStart w:id="144"/>
      <w:ins w:id="145" w:author="Douglas Junior" w:date="2015-06-17T21:23:00Z">
        <w:r>
          <w:rPr>
            <w:sz w:val="28"/>
            <w:szCs w:val="28"/>
          </w:rPr>
          <w:t>Diagrama de Sequência</w:t>
        </w:r>
      </w:ins>
      <w:commentRangeEnd w:id="144"/>
      <w:ins w:id="146" w:author="Douglas Junior" w:date="2015-06-17T21:28:00Z">
        <w:r w:rsidR="00DA0D19">
          <w:rPr>
            <w:rStyle w:val="Refdecomentrio"/>
            <w:rFonts w:cs="Tahoma"/>
            <w:b w:val="0"/>
            <w:bCs w:val="0"/>
          </w:rPr>
          <w:commentReference w:id="144"/>
        </w:r>
      </w:ins>
    </w:p>
    <w:p w14:paraId="35E8BB8D" w14:textId="77777777" w:rsidR="00B5368F" w:rsidRPr="00253559" w:rsidRDefault="00B5368F">
      <w:pPr>
        <w:pStyle w:val="Seo1"/>
        <w:outlineLvl w:val="1"/>
        <w:rPr>
          <w:ins w:id="147" w:author="Douglas Junior" w:date="2015-06-17T21:22:00Z"/>
          <w:sz w:val="28"/>
          <w:szCs w:val="28"/>
        </w:rPr>
        <w:pPrChange w:id="148" w:author="Douglas Junior" w:date="2015-06-17T21:22:00Z">
          <w:pPr>
            <w:pStyle w:val="Seo1"/>
            <w:numPr>
              <w:ilvl w:val="1"/>
              <w:numId w:val="1"/>
            </w:numPr>
            <w:ind w:left="792" w:hanging="432"/>
            <w:outlineLvl w:val="1"/>
          </w:pPr>
        </w:pPrChange>
      </w:pPr>
    </w:p>
    <w:p w14:paraId="23BC2570" w14:textId="77777777" w:rsidR="00B5368F" w:rsidRDefault="00B5368F">
      <w:pPr>
        <w:rPr>
          <w:ins w:id="149" w:author="Douglas Junior" w:date="2015-06-17T21:23:00Z"/>
          <w:rFonts w:cs="Arial"/>
          <w:b/>
          <w:bCs/>
          <w:sz w:val="32"/>
          <w:szCs w:val="32"/>
        </w:rPr>
      </w:pPr>
    </w:p>
    <w:p w14:paraId="0127C1CE" w14:textId="7478029F" w:rsidR="00686745" w:rsidRDefault="00686745">
      <w:pPr>
        <w:rPr>
          <w:ins w:id="150" w:author="Douglas Junior" w:date="2015-06-17T21:23:00Z"/>
          <w:rFonts w:cs="Arial"/>
          <w:b/>
          <w:bCs/>
          <w:sz w:val="32"/>
          <w:szCs w:val="32"/>
        </w:rPr>
      </w:pPr>
      <w:ins w:id="151" w:author="Douglas Junior" w:date="2015-06-17T21:23:00Z">
        <w:r>
          <w:rPr>
            <w:rFonts w:cs="Arial"/>
            <w:b/>
            <w:bCs/>
            <w:sz w:val="32"/>
            <w:szCs w:val="32"/>
          </w:rPr>
          <w:br w:type="page"/>
        </w:r>
      </w:ins>
    </w:p>
    <w:p w14:paraId="3B0976E3" w14:textId="0DC6A7F2" w:rsidR="00686745" w:rsidRPr="00253559" w:rsidDel="00686745" w:rsidRDefault="00686745" w:rsidP="004141D0">
      <w:pPr>
        <w:numPr>
          <w:ilvl w:val="0"/>
          <w:numId w:val="1"/>
        </w:numPr>
        <w:rPr>
          <w:del w:id="152" w:author="Douglas Junior" w:date="2015-06-17T21:23:00Z"/>
          <w:rFonts w:cs="Arial"/>
          <w:b/>
          <w:bCs/>
          <w:sz w:val="32"/>
          <w:szCs w:val="32"/>
        </w:rPr>
        <w:pPrChange w:id="153" w:author="Douglas Junior" w:date="2015-06-17T21:32:00Z">
          <w:pPr>
            <w:numPr>
              <w:numId w:val="55"/>
            </w:numPr>
            <w:ind w:left="360" w:hanging="360"/>
          </w:pPr>
        </w:pPrChange>
      </w:pPr>
    </w:p>
    <w:p w14:paraId="1DEE5F22" w14:textId="77777777" w:rsidR="0054584C" w:rsidRPr="00253559" w:rsidRDefault="00A70E4B" w:rsidP="004141D0">
      <w:pPr>
        <w:pStyle w:val="Seo1"/>
        <w:numPr>
          <w:ilvl w:val="0"/>
          <w:numId w:val="1"/>
        </w:numPr>
        <w:pPrChange w:id="154" w:author="Douglas Junior" w:date="2015-06-17T21:32:00Z">
          <w:pPr>
            <w:pStyle w:val="Seo1"/>
            <w:numPr>
              <w:numId w:val="51"/>
            </w:numPr>
            <w:ind w:left="360" w:hanging="360"/>
          </w:pPr>
        </w:pPrChange>
      </w:pPr>
      <w:bookmarkStart w:id="155" w:name="_Toc411358282"/>
      <w:bookmarkStart w:id="156" w:name="_Toc296344305"/>
      <w:bookmarkEnd w:id="155"/>
      <w:bookmarkEnd w:id="156"/>
      <w:r w:rsidRPr="00253559">
        <w:t>CRONOGRAMA</w:t>
      </w:r>
    </w:p>
    <w:p w14:paraId="5CC44EE7" w14:textId="6832725D" w:rsidR="0054584C" w:rsidRPr="00253559" w:rsidDel="00C81A2A" w:rsidRDefault="0054584C">
      <w:pPr>
        <w:pStyle w:val="Seo1"/>
        <w:rPr>
          <w:del w:id="157" w:author="Douglas Junior" w:date="2015-06-17T21:24:00Z"/>
        </w:rPr>
      </w:pPr>
    </w:p>
    <w:tbl>
      <w:tblPr>
        <w:tblW w:w="0" w:type="auto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4975"/>
        <w:gridCol w:w="375"/>
        <w:gridCol w:w="375"/>
        <w:gridCol w:w="375"/>
        <w:gridCol w:w="375"/>
        <w:gridCol w:w="375"/>
        <w:gridCol w:w="375"/>
        <w:gridCol w:w="14"/>
        <w:gridCol w:w="361"/>
        <w:gridCol w:w="272"/>
        <w:gridCol w:w="375"/>
        <w:gridCol w:w="375"/>
        <w:gridCol w:w="275"/>
        <w:gridCol w:w="375"/>
      </w:tblGrid>
      <w:tr w:rsidR="0054584C" w:rsidRPr="00253559" w14:paraId="03768CF7" w14:textId="77777777">
        <w:trPr>
          <w:cantSplit/>
          <w:trHeight w:val="671"/>
          <w:jc w:val="center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7213CC8E" w14:textId="77777777" w:rsidR="0054584C" w:rsidRPr="00253559" w:rsidRDefault="0054584C">
            <w:pPr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1699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  <w:vAlign w:val="center"/>
          </w:tcPr>
          <w:p w14:paraId="7C9B5F37" w14:textId="77777777" w:rsidR="0054584C" w:rsidRPr="00253559" w:rsidRDefault="00A70E4B">
            <w:pPr>
              <w:spacing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253559">
              <w:rPr>
                <w:rFonts w:ascii="Times New Roman" w:hAnsi="Times New Roman"/>
                <w:b/>
                <w:sz w:val="20"/>
                <w:szCs w:val="20"/>
              </w:rPr>
              <w:t>AP I (2015-1)</w:t>
            </w:r>
          </w:p>
        </w:tc>
        <w:tc>
          <w:tcPr>
            <w:tcW w:w="17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  <w:vAlign w:val="center"/>
          </w:tcPr>
          <w:p w14:paraId="6FA0B617" w14:textId="77777777" w:rsidR="0054584C" w:rsidRPr="00253559" w:rsidRDefault="00A70E4B">
            <w:pPr>
              <w:spacing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253559">
              <w:rPr>
                <w:rFonts w:ascii="Times New Roman" w:hAnsi="Times New Roman"/>
                <w:b/>
                <w:sz w:val="20"/>
                <w:szCs w:val="20"/>
              </w:rPr>
              <w:t>AP II (2015-2)</w:t>
            </w:r>
          </w:p>
        </w:tc>
      </w:tr>
      <w:tr w:rsidR="0054584C" w:rsidRPr="00253559" w14:paraId="38A7F471" w14:textId="77777777">
        <w:trPr>
          <w:cantSplit/>
          <w:trHeight w:val="682"/>
          <w:jc w:val="center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3" w:type="dxa"/>
            </w:tcMar>
            <w:vAlign w:val="center"/>
          </w:tcPr>
          <w:p w14:paraId="760A95E7" w14:textId="77777777" w:rsidR="0054584C" w:rsidRPr="00253559" w:rsidRDefault="00A70E4B">
            <w:pPr>
              <w:spacing w:line="240" w:lineRule="auto"/>
              <w:jc w:val="center"/>
              <w:rPr>
                <w:rFonts w:ascii="Times New Roman" w:hAnsi="Times New Roman"/>
                <w:b/>
              </w:rPr>
            </w:pPr>
            <w:r w:rsidRPr="00253559">
              <w:rPr>
                <w:rFonts w:ascii="Times New Roman" w:hAnsi="Times New Roman"/>
                <w:b/>
              </w:rPr>
              <w:t>Atividade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  <w:vAlign w:val="center"/>
          </w:tcPr>
          <w:p w14:paraId="0F25A546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  <w:vAlign w:val="center"/>
          </w:tcPr>
          <w:p w14:paraId="324226B4" w14:textId="77777777" w:rsidR="0054584C" w:rsidRPr="00253559" w:rsidRDefault="0054584C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  <w:vAlign w:val="center"/>
          </w:tcPr>
          <w:p w14:paraId="2ED38AAD" w14:textId="77777777" w:rsidR="0054584C" w:rsidRPr="00253559" w:rsidRDefault="0054584C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  <w:vAlign w:val="center"/>
          </w:tcPr>
          <w:p w14:paraId="047BED09" w14:textId="77777777" w:rsidR="0054584C" w:rsidRPr="00253559" w:rsidRDefault="0054584C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  <w:vAlign w:val="center"/>
          </w:tcPr>
          <w:p w14:paraId="2141321C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  <w:vAlign w:val="center"/>
          </w:tcPr>
          <w:p w14:paraId="5D2C2CB8" w14:textId="77777777" w:rsidR="0054584C" w:rsidRPr="00253559" w:rsidRDefault="0054584C">
            <w:pPr>
              <w:spacing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2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  <w:vAlign w:val="center"/>
          </w:tcPr>
          <w:p w14:paraId="02BC72CD" w14:textId="77777777" w:rsidR="0054584C" w:rsidRPr="00253559" w:rsidRDefault="0054584C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  <w:vAlign w:val="center"/>
          </w:tcPr>
          <w:p w14:paraId="128CE1CA" w14:textId="77777777" w:rsidR="0054584C" w:rsidRPr="00253559" w:rsidRDefault="0054584C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  <w:vAlign w:val="center"/>
          </w:tcPr>
          <w:p w14:paraId="41BEC885" w14:textId="77777777" w:rsidR="0054584C" w:rsidRPr="00253559" w:rsidRDefault="0054584C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  <w:vAlign w:val="center"/>
          </w:tcPr>
          <w:p w14:paraId="4F1F6165" w14:textId="77777777" w:rsidR="0054584C" w:rsidRPr="00253559" w:rsidRDefault="0054584C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  <w:vAlign w:val="center"/>
          </w:tcPr>
          <w:p w14:paraId="01E839AF" w14:textId="77777777" w:rsidR="0054584C" w:rsidRPr="00253559" w:rsidRDefault="0054584C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  <w:vAlign w:val="center"/>
          </w:tcPr>
          <w:p w14:paraId="44F9A7D2" w14:textId="77777777" w:rsidR="0054584C" w:rsidRPr="00253559" w:rsidRDefault="0054584C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54584C" w:rsidRPr="00253559" w14:paraId="44D930AE" w14:textId="77777777">
        <w:trPr>
          <w:jc w:val="center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1E5952AB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Aprovação do Plano de Estágio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63C525C3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X</w:t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1D469A29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3894D516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40BF7DB1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0D45BAD5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471D3473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46720D06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206A7294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2EBA519D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3CD9B034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06498F44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4F09C50C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</w:tr>
      <w:tr w:rsidR="0054584C" w:rsidRPr="00253559" w14:paraId="2864CDE8" w14:textId="77777777">
        <w:trPr>
          <w:jc w:val="center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5B2D5C73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Levantamento de Requisitos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76408E6D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X</w:t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25A4E5F5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X</w:t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4216B34F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7BE9A63A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4D9AF8AE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4D42FD8F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1E062254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6C5FC003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30562894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745F8869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10010B66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131F0739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</w:tr>
      <w:tr w:rsidR="0054584C" w:rsidRPr="00253559" w14:paraId="5A8A49EC" w14:textId="77777777">
        <w:trPr>
          <w:jc w:val="center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3E3BF999" w14:textId="52E04B45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Projeto I (classe, sequencia</w:t>
            </w:r>
            <w:r w:rsidR="00571F1E">
              <w:rPr>
                <w:rFonts w:ascii="Times New Roman" w:hAnsi="Times New Roman"/>
              </w:rPr>
              <w:t>, estado, pacote e atividade</w:t>
            </w:r>
            <w:r w:rsidRPr="00253559">
              <w:rPr>
                <w:rFonts w:ascii="Times New Roman" w:hAnsi="Times New Roman"/>
              </w:rPr>
              <w:t>)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1DE344E4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32D69E4B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X</w:t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6E837750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X</w:t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4485309F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X</w:t>
            </w:r>
          </w:p>
        </w:tc>
        <w:tc>
          <w:tcPr>
            <w:tcW w:w="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44A727A4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5BA89D49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6EA6EA22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14711AC8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521D2B05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440839C8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0A9D74C4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55954524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</w:tr>
      <w:tr w:rsidR="0054584C" w:rsidRPr="00253559" w14:paraId="438825F4" w14:textId="77777777">
        <w:trPr>
          <w:jc w:val="center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0642C665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Prototipação Parcial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4AC1B422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042852F9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1A03CD09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1EDD9D0D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X</w:t>
            </w:r>
          </w:p>
        </w:tc>
        <w:tc>
          <w:tcPr>
            <w:tcW w:w="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36DEB9D7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198C36D6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33207F64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00C3FC65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79B652BB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6290B7EF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64ED35B2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7B31E0C0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</w:tr>
      <w:tr w:rsidR="0054584C" w:rsidRPr="00253559" w14:paraId="1E65F35A" w14:textId="77777777">
        <w:trPr>
          <w:jc w:val="center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5924D363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Documento Monográfico Parcial I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74CE5D52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2BDF0342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258CC72E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24C1FF23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X</w:t>
            </w:r>
          </w:p>
        </w:tc>
        <w:tc>
          <w:tcPr>
            <w:tcW w:w="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4165A9DF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X</w:t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  <w:tcMar>
              <w:left w:w="93" w:type="dxa"/>
            </w:tcMar>
          </w:tcPr>
          <w:p w14:paraId="7432A6C7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5635072B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4B60E598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5F54E46A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56CB9B6F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5C16E4DD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7556CF91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</w:tr>
      <w:tr w:rsidR="0054584C" w:rsidRPr="00253559" w14:paraId="694EA2A5" w14:textId="77777777">
        <w:trPr>
          <w:jc w:val="center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483578F8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 xml:space="preserve">Correção de Documento 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466EA18D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1D3887CD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1CBE7454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51817E7A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6FDDDE7E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2DAD6F40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X</w:t>
            </w:r>
          </w:p>
        </w:tc>
        <w:tc>
          <w:tcPr>
            <w:tcW w:w="2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7191BE3E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7F3C421C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45C13A76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20EC9850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2F9BE791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0B0F697D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</w:tr>
      <w:tr w:rsidR="0054584C" w:rsidRPr="00253559" w14:paraId="4EDB3D77" w14:textId="77777777">
        <w:trPr>
          <w:jc w:val="center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08C283AA" w14:textId="7F587C74" w:rsidR="0054584C" w:rsidRPr="00253559" w:rsidRDefault="00690976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Projeto </w:t>
            </w:r>
            <w:r w:rsidR="00A70E4B" w:rsidRPr="00253559">
              <w:rPr>
                <w:rFonts w:ascii="Times New Roman" w:hAnsi="Times New Roman"/>
              </w:rPr>
              <w:t>II (DD, MER)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2941BD91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5A122EFA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X</w:t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06A11BB8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6DB10EB9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3C8EC7D8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4C956E07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1BAAE41A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05FD7FF5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69228A8E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6D2A5E66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0D744FB7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4222DF3F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</w:tr>
      <w:tr w:rsidR="0054584C" w:rsidRPr="00253559" w14:paraId="39A292A8" w14:textId="77777777">
        <w:trPr>
          <w:jc w:val="center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4BD1E64E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Desenvolvimento de Cadastros, consultas e Relatórios Cadastrais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4E7D23A3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31CD143C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238E0A7B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1B34CB81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536FDDE4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05A05F5B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7476CC45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X</w:t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0C876556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414747DE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669CEF41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2D938820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0FDA029A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</w:tr>
      <w:tr w:rsidR="0054584C" w:rsidRPr="00253559" w14:paraId="0BFF0B4D" w14:textId="77777777">
        <w:trPr>
          <w:jc w:val="center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2CE1002A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Documento Monográfico Final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4ED00986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1E0A3159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0813EABE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7F213278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379A0F52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2C4A7BA8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40769EB8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21B3C5A6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08B22BC1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3645324D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X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17A78DBD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93" w:type="dxa"/>
            </w:tcMar>
          </w:tcPr>
          <w:p w14:paraId="11F5565E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</w:tr>
      <w:tr w:rsidR="0054584C" w:rsidRPr="00253559" w14:paraId="0C57D37D" w14:textId="77777777">
        <w:trPr>
          <w:jc w:val="center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52613076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 xml:space="preserve">Correção de Documento 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758CEE23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3A98BBA9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1064217B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6C65326A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014BF855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5A82970A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5EE94362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35CAE95C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44673155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45DC6B96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X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34182DF0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1EA71EDD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</w:tr>
      <w:tr w:rsidR="0054584C" w:rsidRPr="00253559" w14:paraId="7E762DAC" w14:textId="77777777">
        <w:trPr>
          <w:jc w:val="center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205915AA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Implementação Final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14A0D787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7979156E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3538106D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42DAFBFD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6602034E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7645C4D6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6D9D4F75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46FE3650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217669D0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X</w:t>
            </w: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56C626BB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0AC8A96E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4F189E1A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</w:tr>
      <w:tr w:rsidR="0054584C" w:rsidRPr="00253559" w14:paraId="1D51F64D" w14:textId="77777777">
        <w:trPr>
          <w:jc w:val="center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16C324B6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Testes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57640C18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3430D47A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50542B67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4811FB83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74EABC69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6C4AF098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11FCD927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2C23703B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669550B6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094648B0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X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685F30FF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26E79528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</w:tr>
      <w:tr w:rsidR="0054584C" w:rsidRPr="00253559" w14:paraId="6A64E648" w14:textId="77777777">
        <w:trPr>
          <w:jc w:val="center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6C62A87C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Implantação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1FE685F3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69AD7A24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3F33A021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3A92DECA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2F79CC31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6E9B4159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5526F375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5256C0B8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652C3E4A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6D5E88DA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5EB50995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623D72AB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X</w:t>
            </w:r>
          </w:p>
        </w:tc>
      </w:tr>
      <w:tr w:rsidR="0054584C" w:rsidRPr="00253559" w14:paraId="7DDDBEEE" w14:textId="77777777">
        <w:trPr>
          <w:jc w:val="center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3BE34208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Resultados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1868F9A3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0E3D95B2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6BA478F8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1FC1C1D9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67367021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2E789B13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63E1EFC2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6DB7C6BB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3E4FEB4B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1B0283BA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4A842420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4A6ACA3F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X</w:t>
            </w:r>
          </w:p>
        </w:tc>
      </w:tr>
      <w:tr w:rsidR="0054584C" w:rsidRPr="00253559" w14:paraId="2D2143CA" w14:textId="77777777">
        <w:trPr>
          <w:jc w:val="center"/>
        </w:trPr>
        <w:tc>
          <w:tcPr>
            <w:tcW w:w="5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3EF2ADD1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Documentação Monográfica Final</w:t>
            </w: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7F03006A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3133EC61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3000011B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0B3747AC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62C5434F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44B425E2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4E1E366D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781ADFF1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3A0E136B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490BB4E1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612700BD" w14:textId="77777777" w:rsidR="0054584C" w:rsidRPr="00253559" w:rsidRDefault="0054584C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2B2B2"/>
            <w:tcMar>
              <w:left w:w="93" w:type="dxa"/>
            </w:tcMar>
          </w:tcPr>
          <w:p w14:paraId="30544D2B" w14:textId="77777777" w:rsidR="0054584C" w:rsidRPr="00253559" w:rsidRDefault="00A70E4B">
            <w:pPr>
              <w:spacing w:line="240" w:lineRule="auto"/>
              <w:rPr>
                <w:rFonts w:ascii="Times New Roman" w:hAnsi="Times New Roman"/>
              </w:rPr>
            </w:pPr>
            <w:r w:rsidRPr="00253559">
              <w:rPr>
                <w:rFonts w:ascii="Times New Roman" w:hAnsi="Times New Roman"/>
              </w:rPr>
              <w:t>X</w:t>
            </w:r>
          </w:p>
        </w:tc>
      </w:tr>
    </w:tbl>
    <w:p w14:paraId="7AC7A5E5" w14:textId="77777777" w:rsidR="00686745" w:rsidRDefault="00686745" w:rsidP="0001370A">
      <w:pPr>
        <w:pStyle w:val="Seo1"/>
        <w:outlineLvl w:val="9"/>
        <w:rPr>
          <w:ins w:id="158" w:author="Douglas Junior" w:date="2015-06-17T21:24:00Z"/>
          <w:rStyle w:val="Ttulo1Char"/>
          <w:b/>
          <w:bCs/>
        </w:rPr>
      </w:pPr>
      <w:bookmarkStart w:id="159" w:name="_Toc411358283"/>
      <w:bookmarkStart w:id="160" w:name="_Toc296344306"/>
      <w:bookmarkEnd w:id="159"/>
      <w:bookmarkEnd w:id="160"/>
    </w:p>
    <w:p w14:paraId="27B1B3EB" w14:textId="5715F3A8" w:rsidR="00686745" w:rsidRDefault="00686745" w:rsidP="00686745">
      <w:pPr>
        <w:pStyle w:val="Seo1"/>
        <w:outlineLvl w:val="9"/>
        <w:rPr>
          <w:ins w:id="161" w:author="Douglas Junior" w:date="2015-06-17T21:24:00Z"/>
          <w:rStyle w:val="Ttulo1Char"/>
          <w:b/>
          <w:bCs/>
        </w:rPr>
      </w:pPr>
      <w:ins w:id="162" w:author="Douglas Junior" w:date="2015-06-17T21:24:00Z">
        <w:r>
          <w:rPr>
            <w:rStyle w:val="Ttulo1Char"/>
            <w:b/>
            <w:bCs/>
          </w:rPr>
          <w:br w:type="page"/>
        </w:r>
      </w:ins>
    </w:p>
    <w:p w14:paraId="703255B3" w14:textId="77777777" w:rsidR="0054584C" w:rsidRPr="00253559" w:rsidRDefault="00A70E4B" w:rsidP="004141D0">
      <w:pPr>
        <w:pStyle w:val="Seo1"/>
        <w:numPr>
          <w:ilvl w:val="0"/>
          <w:numId w:val="1"/>
        </w:numPr>
        <w:rPr>
          <w:rStyle w:val="Ttulo1Char"/>
          <w:b/>
          <w:bCs/>
        </w:rPr>
        <w:pPrChange w:id="163" w:author="Douglas Junior" w:date="2015-06-17T21:32:00Z">
          <w:pPr>
            <w:pStyle w:val="Seo1"/>
            <w:numPr>
              <w:numId w:val="51"/>
            </w:numPr>
            <w:ind w:left="360" w:hanging="360"/>
          </w:pPr>
        </w:pPrChange>
      </w:pPr>
      <w:r w:rsidRPr="00253559">
        <w:rPr>
          <w:rStyle w:val="Ttulo1Char"/>
          <w:b/>
          <w:bCs/>
        </w:rPr>
        <w:lastRenderedPageBreak/>
        <w:t>CONCLUSÃO</w:t>
      </w:r>
    </w:p>
    <w:p w14:paraId="560EB281" w14:textId="77777777" w:rsidR="0054584C" w:rsidRPr="00253559" w:rsidRDefault="00A70E4B">
      <w:r w:rsidRPr="00253559">
        <w:tab/>
        <w:t xml:space="preserve">O trabalho apresentado vai suprir inicialmente as necessidades de organização e facilitar no dia a dia de empresas e funcionários responsáveis pela produção e entrega do pedido. Este problema foi resolvido basicamente com os recursos de localização automática e montagem da rota para entrega dos pedido. Outra questão interessante é a facilidade que se tem utilizando o aplicativo para realizar os pedidos a domicílio. </w:t>
      </w:r>
    </w:p>
    <w:p w14:paraId="0CE2F015" w14:textId="2AAFC855" w:rsidR="0054584C" w:rsidRPr="00253559" w:rsidRDefault="00A70E4B">
      <w:r w:rsidRPr="00253559">
        <w:tab/>
        <w:t>Após a conclusão do mesmo, no</w:t>
      </w:r>
      <w:r w:rsidR="0001370A">
        <w:t xml:space="preserve">vos recursos serão adicionados </w:t>
      </w:r>
      <w:r w:rsidRPr="00253559">
        <w:t>para aprimorar e resolver futuros problemas que venham a surgir. Tais recursos dependem da aceitação e precisão dos envolvidos em oferecer soluções criativas e eficientes para seus clientes.</w:t>
      </w:r>
    </w:p>
    <w:p w14:paraId="79211AB6" w14:textId="77777777" w:rsidR="0054584C" w:rsidRDefault="0054584C">
      <w:pPr>
        <w:rPr>
          <w:ins w:id="164" w:author="Douglas Junior" w:date="2015-06-17T21:25:00Z"/>
        </w:rPr>
      </w:pPr>
    </w:p>
    <w:p w14:paraId="5F7733C2" w14:textId="369F59E1" w:rsidR="00166135" w:rsidRDefault="00166135">
      <w:pPr>
        <w:rPr>
          <w:ins w:id="165" w:author="Douglas Junior" w:date="2015-06-17T21:25:00Z"/>
        </w:rPr>
      </w:pPr>
      <w:ins w:id="166" w:author="Douglas Junior" w:date="2015-06-17T21:25:00Z">
        <w:r>
          <w:br w:type="page"/>
        </w:r>
      </w:ins>
    </w:p>
    <w:p w14:paraId="060AA418" w14:textId="77777777" w:rsidR="0054584C" w:rsidRPr="00166135" w:rsidRDefault="00A70E4B" w:rsidP="0001370A">
      <w:pPr>
        <w:pStyle w:val="Ttulo1"/>
        <w:rPr>
          <w:rStyle w:val="Ttulo1Char"/>
        </w:rPr>
      </w:pPr>
      <w:bookmarkStart w:id="167" w:name="_Toc4113582841"/>
      <w:bookmarkStart w:id="168" w:name="_Toc2963443071"/>
      <w:bookmarkEnd w:id="167"/>
      <w:bookmarkEnd w:id="168"/>
      <w:r w:rsidRPr="00166135">
        <w:rPr>
          <w:rStyle w:val="Ttulo1Char"/>
          <w:b/>
        </w:rPr>
        <w:lastRenderedPageBreak/>
        <w:t>GLOSSÁRIO</w:t>
      </w:r>
    </w:p>
    <w:p w14:paraId="6145D674" w14:textId="77777777" w:rsidR="0054584C" w:rsidRPr="00253559" w:rsidRDefault="00A70E4B">
      <w:pPr>
        <w:spacing w:before="360" w:after="360"/>
        <w:rPr>
          <w:rStyle w:val="Ttulo1Char"/>
          <w:b w:val="0"/>
          <w:bCs w:val="0"/>
          <w:sz w:val="24"/>
          <w:szCs w:val="24"/>
          <w:shd w:val="clear" w:color="auto" w:fill="FFFFFF"/>
        </w:rPr>
      </w:pPr>
      <w:r w:rsidRPr="00253559">
        <w:rPr>
          <w:rStyle w:val="Ttulo1Char"/>
          <w:sz w:val="24"/>
          <w:szCs w:val="24"/>
          <w:shd w:val="clear" w:color="auto" w:fill="FFFFFF"/>
        </w:rPr>
        <w:t>Software</w:t>
      </w:r>
      <w:r w:rsidRPr="00253559">
        <w:rPr>
          <w:rStyle w:val="Ttulo1Char"/>
          <w:b w:val="0"/>
          <w:bCs w:val="0"/>
          <w:sz w:val="24"/>
          <w:szCs w:val="24"/>
          <w:shd w:val="clear" w:color="auto" w:fill="FFFFFF"/>
        </w:rPr>
        <w:t xml:space="preserve"> – É um conjunto de instruções a serem executadas para que determinada tarefa seja concluída. Qualquer programa ou grupo de programas que instrui o Hardware sobre a maneira de como ele deve executar uma tarefa, inclusive sistemas operacionais, processadores de texto de programas de aplicação.</w:t>
      </w:r>
    </w:p>
    <w:p w14:paraId="4F4100A6" w14:textId="77777777" w:rsidR="0054584C" w:rsidRPr="00253559" w:rsidRDefault="00A70E4B">
      <w:pPr>
        <w:spacing w:before="360" w:after="360"/>
        <w:rPr>
          <w:rStyle w:val="Ttulo1Char"/>
          <w:b w:val="0"/>
          <w:bCs w:val="0"/>
          <w:sz w:val="24"/>
          <w:szCs w:val="24"/>
          <w:shd w:val="clear" w:color="auto" w:fill="FFFFFF"/>
        </w:rPr>
      </w:pPr>
      <w:r w:rsidRPr="00253559">
        <w:rPr>
          <w:rStyle w:val="Ttulo1Char"/>
          <w:sz w:val="24"/>
          <w:szCs w:val="24"/>
          <w:shd w:val="clear" w:color="auto" w:fill="FFFFFF"/>
        </w:rPr>
        <w:t>WebService</w:t>
      </w:r>
      <w:r w:rsidRPr="00253559">
        <w:rPr>
          <w:rStyle w:val="Ttulo1Char"/>
          <w:b w:val="0"/>
          <w:bCs w:val="0"/>
          <w:sz w:val="24"/>
          <w:szCs w:val="24"/>
          <w:shd w:val="clear" w:color="auto" w:fill="FFFFFF"/>
        </w:rPr>
        <w:t xml:space="preserve"> – É um conceito utilizado para definir um programa que serve para fornecedor de informações para outro programa, é este que quando requisitado pelo cliente manda as informações e comandos disponíveis para serem executados.</w:t>
      </w:r>
    </w:p>
    <w:p w14:paraId="0BC2B859" w14:textId="77777777" w:rsidR="0054584C" w:rsidRDefault="00A70E4B">
      <w:pPr>
        <w:spacing w:before="360" w:after="360"/>
        <w:rPr>
          <w:ins w:id="169" w:author="Douglas Junior" w:date="2015-06-17T21:25:00Z"/>
          <w:rStyle w:val="Ttulo1Char"/>
          <w:b w:val="0"/>
          <w:bCs w:val="0"/>
          <w:sz w:val="24"/>
          <w:szCs w:val="24"/>
          <w:shd w:val="clear" w:color="auto" w:fill="FFFFFF"/>
        </w:rPr>
      </w:pPr>
      <w:r w:rsidRPr="00253559">
        <w:rPr>
          <w:rStyle w:val="Ttulo1Char"/>
          <w:sz w:val="24"/>
          <w:szCs w:val="24"/>
          <w:shd w:val="clear" w:color="auto" w:fill="FFFFFF"/>
        </w:rPr>
        <w:t>MVC</w:t>
      </w:r>
      <w:r w:rsidRPr="00253559">
        <w:rPr>
          <w:rStyle w:val="Ttulo1Char"/>
          <w:b w:val="0"/>
          <w:bCs w:val="0"/>
          <w:sz w:val="24"/>
          <w:szCs w:val="24"/>
          <w:shd w:val="clear" w:color="auto" w:fill="FFFFFF"/>
        </w:rPr>
        <w:t xml:space="preserve"> – Movel, View, Controller, ou (MVC) é uma arquitetura de software que tem como objetivo separar as lógicas do projeto em três partes. Model, contendo a regra de negócio, cálculos, condições e acesso à informações que o software precisa. View, é a apresentação na qual o usuário interage, são as telas, campos e botões pertencentes a tela do usuário. Controller, é o responsável pela intermediação das View e Models, é quem faz a coleta, envio e recebimento dos dados necessários durante toda a aplicação.</w:t>
      </w:r>
    </w:p>
    <w:p w14:paraId="7B04BE11" w14:textId="77777777" w:rsidR="00166135" w:rsidRDefault="00166135">
      <w:pPr>
        <w:spacing w:before="360" w:after="360"/>
        <w:rPr>
          <w:ins w:id="170" w:author="Douglas Junior" w:date="2015-06-17T21:25:00Z"/>
          <w:rStyle w:val="Ttulo1Char"/>
          <w:b w:val="0"/>
          <w:bCs w:val="0"/>
          <w:sz w:val="24"/>
          <w:szCs w:val="24"/>
          <w:shd w:val="clear" w:color="auto" w:fill="FFFFFF"/>
        </w:rPr>
      </w:pPr>
    </w:p>
    <w:p w14:paraId="0538EEF4" w14:textId="187910FB" w:rsidR="00166135" w:rsidRDefault="00166135">
      <w:pPr>
        <w:spacing w:before="360" w:after="360"/>
        <w:rPr>
          <w:ins w:id="171" w:author="Douglas Junior" w:date="2015-06-17T21:25:00Z"/>
          <w:rStyle w:val="Ttulo1Char"/>
          <w:b w:val="0"/>
          <w:bCs w:val="0"/>
          <w:sz w:val="24"/>
          <w:szCs w:val="24"/>
          <w:shd w:val="clear" w:color="auto" w:fill="FFFFFF"/>
        </w:rPr>
      </w:pPr>
      <w:ins w:id="172" w:author="Douglas Junior" w:date="2015-06-17T21:25:00Z">
        <w:r>
          <w:rPr>
            <w:rStyle w:val="Ttulo1Char"/>
            <w:b w:val="0"/>
            <w:bCs w:val="0"/>
            <w:sz w:val="24"/>
            <w:szCs w:val="24"/>
            <w:shd w:val="clear" w:color="auto" w:fill="FFFFFF"/>
          </w:rPr>
          <w:br w:type="page"/>
        </w:r>
      </w:ins>
    </w:p>
    <w:p w14:paraId="778D2514" w14:textId="2E8A9E5D" w:rsidR="00166135" w:rsidRPr="00166135" w:rsidDel="00166135" w:rsidRDefault="00166135">
      <w:pPr>
        <w:spacing w:before="360" w:after="360"/>
        <w:rPr>
          <w:del w:id="173" w:author="Douglas Junior" w:date="2015-06-17T21:25:00Z"/>
          <w:rStyle w:val="Ttulo1Char"/>
          <w:bCs w:val="0"/>
          <w:sz w:val="24"/>
          <w:szCs w:val="24"/>
          <w:shd w:val="clear" w:color="auto" w:fill="FFFFFF"/>
          <w:rPrChange w:id="174" w:author="Douglas Junior" w:date="2015-06-17T21:25:00Z">
            <w:rPr>
              <w:del w:id="175" w:author="Douglas Junior" w:date="2015-06-17T21:25:00Z"/>
              <w:rStyle w:val="Ttulo1Char"/>
              <w:b w:val="0"/>
              <w:bCs w:val="0"/>
              <w:sz w:val="24"/>
              <w:szCs w:val="24"/>
              <w:shd w:val="clear" w:color="auto" w:fill="FFFFFF"/>
            </w:rPr>
          </w:rPrChange>
        </w:rPr>
      </w:pPr>
    </w:p>
    <w:p w14:paraId="4826F238" w14:textId="77777777" w:rsidR="0054584C" w:rsidRPr="00166135" w:rsidRDefault="00A70E4B" w:rsidP="0001370A">
      <w:pPr>
        <w:pStyle w:val="Ttulo1"/>
        <w:rPr>
          <w:rStyle w:val="Ttulo1Char"/>
        </w:rPr>
      </w:pPr>
      <w:bookmarkStart w:id="176" w:name="_Toc411358285"/>
      <w:bookmarkStart w:id="177" w:name="_Toc296344308"/>
      <w:bookmarkEnd w:id="176"/>
      <w:bookmarkEnd w:id="177"/>
      <w:r w:rsidRPr="00166135">
        <w:rPr>
          <w:rStyle w:val="Ttulo1Char"/>
          <w:b/>
        </w:rPr>
        <w:t>REFERÊNCIAS BIBLIOGRÁFICAS</w:t>
      </w:r>
    </w:p>
    <w:p w14:paraId="1927178D" w14:textId="77777777" w:rsidR="0054584C" w:rsidRPr="00253559" w:rsidRDefault="00A70E4B">
      <w:pPr>
        <w:pStyle w:val="Bibliografia"/>
        <w:spacing w:before="240" w:after="60" w:line="240" w:lineRule="auto"/>
        <w:ind w:left="450" w:hanging="450"/>
        <w:jc w:val="left"/>
        <w:rPr>
          <w:rFonts w:cs="Arial"/>
        </w:rPr>
      </w:pPr>
      <w:commentRangeStart w:id="178"/>
      <w:r w:rsidRPr="00253559">
        <w:rPr>
          <w:rFonts w:cs="Arial"/>
          <w:smallCaps/>
        </w:rPr>
        <w:t>Software.</w:t>
      </w:r>
      <w:r w:rsidRPr="00253559">
        <w:rPr>
          <w:rFonts w:cs="Arial"/>
        </w:rPr>
        <w:t xml:space="preserve"> Michaelis. Disponivel em: &lt;</w:t>
      </w:r>
      <w:hyperlink r:id="rId12">
        <w:r w:rsidRPr="00253559">
          <w:rPr>
            <w:rStyle w:val="InternetLink"/>
            <w:rFonts w:cs="Arial"/>
          </w:rPr>
          <w:t>http://michaelis.uol.com.br/moderno/portugues/index.php?lingua=portugues-portugues&amp;palavra=software</w:t>
        </w:r>
      </w:hyperlink>
      <w:hyperlink>
        <w:r w:rsidRPr="00253559">
          <w:rPr>
            <w:rFonts w:cs="Arial"/>
          </w:rPr>
          <w:t>&gt;.</w:t>
        </w:r>
      </w:hyperlink>
    </w:p>
    <w:p w14:paraId="0BBF4176" w14:textId="77777777" w:rsidR="0054584C" w:rsidRPr="00253559" w:rsidRDefault="00A70E4B">
      <w:pPr>
        <w:pStyle w:val="Bibliografia"/>
        <w:spacing w:before="240" w:after="60" w:line="240" w:lineRule="auto"/>
        <w:ind w:left="450" w:hanging="450"/>
        <w:jc w:val="left"/>
        <w:rPr>
          <w:rFonts w:cs="Arial"/>
        </w:rPr>
        <w:sectPr w:rsidR="0054584C" w:rsidRPr="00253559" w:rsidSect="00954AE7">
          <w:headerReference w:type="default" r:id="rId13"/>
          <w:type w:val="continuous"/>
          <w:pgSz w:w="11906" w:h="16838"/>
          <w:pgMar w:top="1701" w:right="1134" w:bottom="1134" w:left="1701" w:header="709" w:footer="0" w:gutter="0"/>
          <w:pgNumType w:start="1"/>
          <w:cols w:space="720"/>
          <w:formProt w:val="0"/>
          <w:docGrid w:linePitch="360" w:charSpace="-6145"/>
        </w:sectPr>
      </w:pPr>
      <w:r w:rsidRPr="00253559">
        <w:rPr>
          <w:rFonts w:cs="Arial"/>
        </w:rPr>
        <w:t>Acesso em Junho de 2015.</w:t>
      </w:r>
      <w:commentRangeEnd w:id="178"/>
      <w:r w:rsidR="00F443E3">
        <w:rPr>
          <w:rStyle w:val="Refdecomentrio"/>
        </w:rPr>
        <w:commentReference w:id="178"/>
      </w:r>
    </w:p>
    <w:p w14:paraId="433EF90D" w14:textId="77777777" w:rsidR="0054584C" w:rsidRPr="00253559" w:rsidRDefault="00A70E4B">
      <w:pPr>
        <w:pStyle w:val="Ttulo1"/>
        <w:rPr>
          <w:rStyle w:val="Ttulo1Char"/>
          <w:b/>
          <w:bCs/>
        </w:rPr>
      </w:pPr>
      <w:bookmarkStart w:id="179" w:name="__RefHeading__2039_857139798"/>
      <w:bookmarkStart w:id="180" w:name="__DdeLink__1472_1838215968"/>
      <w:bookmarkStart w:id="181" w:name="__DdeLink__2676_438445858"/>
      <w:bookmarkEnd w:id="179"/>
      <w:r w:rsidRPr="00253559">
        <w:rPr>
          <w:rStyle w:val="Ttulo1Char"/>
          <w:b/>
          <w:bCs/>
        </w:rPr>
        <w:lastRenderedPageBreak/>
        <w:t xml:space="preserve">APÊNDICE A – </w:t>
      </w:r>
      <w:bookmarkEnd w:id="180"/>
      <w:bookmarkEnd w:id="181"/>
      <w:r w:rsidRPr="00253559">
        <w:rPr>
          <w:rStyle w:val="Ttulo1Char"/>
          <w:b/>
          <w:bCs/>
        </w:rPr>
        <w:t>DIAGRAMA DE CLASSE MOBILE</w:t>
      </w:r>
    </w:p>
    <w:p w14:paraId="61E52F81" w14:textId="77777777" w:rsidR="0054584C" w:rsidRPr="00253559" w:rsidRDefault="0054584C">
      <w:pPr>
        <w:sectPr w:rsidR="0054584C" w:rsidRPr="00253559">
          <w:headerReference w:type="default" r:id="rId14"/>
          <w:pgSz w:w="16838" w:h="23811"/>
          <w:pgMar w:top="1701" w:right="1134" w:bottom="1134" w:left="1701" w:header="709" w:footer="0" w:gutter="0"/>
          <w:cols w:space="720"/>
          <w:formProt w:val="0"/>
          <w:docGrid w:linePitch="360" w:charSpace="-6145"/>
        </w:sectPr>
      </w:pPr>
    </w:p>
    <w:p w14:paraId="305C4227" w14:textId="77777777" w:rsidR="0054584C" w:rsidRPr="00253559" w:rsidRDefault="00A70E4B">
      <w:pPr>
        <w:pStyle w:val="Ttulo1"/>
        <w:pageBreakBefore/>
        <w:rPr>
          <w:rStyle w:val="Ttulo1Char"/>
          <w:b/>
          <w:bCs/>
        </w:rPr>
      </w:pPr>
      <w:bookmarkStart w:id="182" w:name="__RefHeading__2041_857139798"/>
      <w:bookmarkStart w:id="183" w:name="__DdeLink__1472_18382159681"/>
      <w:bookmarkStart w:id="184" w:name="__DdeLink__2676_4384458581"/>
      <w:bookmarkEnd w:id="182"/>
      <w:r w:rsidRPr="00253559">
        <w:rPr>
          <w:rStyle w:val="Ttulo1Char"/>
          <w:b/>
          <w:bCs/>
        </w:rPr>
        <w:lastRenderedPageBreak/>
        <w:t xml:space="preserve">APÊNDICE B – </w:t>
      </w:r>
      <w:bookmarkEnd w:id="183"/>
      <w:bookmarkEnd w:id="184"/>
      <w:r w:rsidRPr="00253559">
        <w:rPr>
          <w:rStyle w:val="Ttulo1Char"/>
          <w:b/>
          <w:bCs/>
        </w:rPr>
        <w:t>DIAGRAMA DE CLASSE WEB</w:t>
      </w:r>
    </w:p>
    <w:p w14:paraId="5E62A749" w14:textId="77777777" w:rsidR="0054584C" w:rsidRPr="00253559" w:rsidRDefault="0054584C">
      <w:pPr>
        <w:sectPr w:rsidR="0054584C" w:rsidRPr="00253559">
          <w:headerReference w:type="default" r:id="rId15"/>
          <w:pgSz w:w="16838" w:h="23811"/>
          <w:pgMar w:top="1701" w:right="1134" w:bottom="1134" w:left="1701" w:header="709" w:footer="0" w:gutter="0"/>
          <w:cols w:space="720"/>
          <w:formProt w:val="0"/>
          <w:docGrid w:linePitch="360" w:charSpace="-6145"/>
        </w:sectPr>
      </w:pPr>
    </w:p>
    <w:p w14:paraId="09B8828D" w14:textId="77777777" w:rsidR="0054584C" w:rsidRPr="00253559" w:rsidRDefault="00A70E4B">
      <w:pPr>
        <w:pStyle w:val="Ttulo1"/>
        <w:pageBreakBefore/>
        <w:rPr>
          <w:rStyle w:val="Ttulo1Char"/>
          <w:b/>
          <w:bCs/>
        </w:rPr>
      </w:pPr>
      <w:bookmarkStart w:id="185" w:name="__RefHeading__2043_857139798"/>
      <w:bookmarkStart w:id="186" w:name="__DdeLink__1472_18382159682"/>
      <w:bookmarkStart w:id="187" w:name="__DdeLink__2676_4384458582"/>
      <w:bookmarkEnd w:id="185"/>
      <w:r w:rsidRPr="00253559">
        <w:rPr>
          <w:rStyle w:val="Ttulo1Char"/>
          <w:b/>
          <w:bCs/>
        </w:rPr>
        <w:lastRenderedPageBreak/>
        <w:t xml:space="preserve">APÊNDICE C – </w:t>
      </w:r>
      <w:bookmarkEnd w:id="186"/>
      <w:bookmarkEnd w:id="187"/>
      <w:r w:rsidRPr="00253559">
        <w:rPr>
          <w:rStyle w:val="Ttulo1Char"/>
          <w:b/>
          <w:bCs/>
        </w:rPr>
        <w:t>DIAGRAMA DE CASO DE USO MOBILE</w:t>
      </w:r>
    </w:p>
    <w:p w14:paraId="06750556" w14:textId="77777777" w:rsidR="0054584C" w:rsidRPr="00253559" w:rsidRDefault="0054584C">
      <w:pPr>
        <w:sectPr w:rsidR="0054584C" w:rsidRPr="00253559">
          <w:headerReference w:type="default" r:id="rId16"/>
          <w:pgSz w:w="16838" w:h="23811"/>
          <w:pgMar w:top="1701" w:right="1134" w:bottom="1134" w:left="1701" w:header="709" w:footer="0" w:gutter="0"/>
          <w:cols w:space="720"/>
          <w:formProt w:val="0"/>
          <w:docGrid w:linePitch="360" w:charSpace="-6145"/>
        </w:sectPr>
      </w:pPr>
    </w:p>
    <w:p w14:paraId="525A6ADD" w14:textId="77777777" w:rsidR="0054584C" w:rsidRPr="00253559" w:rsidRDefault="00A70E4B">
      <w:pPr>
        <w:pStyle w:val="Ttulo1"/>
        <w:pageBreakBefore/>
        <w:rPr>
          <w:rStyle w:val="Ttulo1Char"/>
          <w:b/>
          <w:bCs/>
        </w:rPr>
      </w:pPr>
      <w:bookmarkStart w:id="188" w:name="__RefHeading__2045_857139798"/>
      <w:bookmarkStart w:id="189" w:name="__DdeLink__1472_18382159683"/>
      <w:bookmarkStart w:id="190" w:name="__DdeLink__2676_4384458583"/>
      <w:bookmarkEnd w:id="188"/>
      <w:r w:rsidRPr="00253559">
        <w:rPr>
          <w:rStyle w:val="Ttulo1Char"/>
          <w:b/>
          <w:bCs/>
        </w:rPr>
        <w:lastRenderedPageBreak/>
        <w:t xml:space="preserve">APÊNDICE D – </w:t>
      </w:r>
      <w:bookmarkEnd w:id="189"/>
      <w:bookmarkEnd w:id="190"/>
      <w:r w:rsidRPr="00253559">
        <w:rPr>
          <w:rStyle w:val="Ttulo1Char"/>
          <w:b/>
          <w:bCs/>
        </w:rPr>
        <w:t>DIAGRAMA DE CASO DE USO WEB</w:t>
      </w:r>
    </w:p>
    <w:p w14:paraId="71C28A15" w14:textId="77777777" w:rsidR="0054584C" w:rsidRPr="00253559" w:rsidRDefault="0054584C">
      <w:pPr>
        <w:sectPr w:rsidR="0054584C" w:rsidRPr="00253559">
          <w:headerReference w:type="default" r:id="rId17"/>
          <w:pgSz w:w="16838" w:h="23811"/>
          <w:pgMar w:top="1701" w:right="1134" w:bottom="1134" w:left="1701" w:header="709" w:footer="0" w:gutter="0"/>
          <w:cols w:space="720"/>
          <w:formProt w:val="0"/>
          <w:docGrid w:linePitch="360" w:charSpace="-6145"/>
        </w:sectPr>
      </w:pPr>
    </w:p>
    <w:p w14:paraId="4F3833C0" w14:textId="77777777" w:rsidR="0054584C" w:rsidRPr="00253559" w:rsidRDefault="00A70E4B">
      <w:pPr>
        <w:pStyle w:val="Ttulo1"/>
        <w:pageBreakBefore/>
        <w:rPr>
          <w:rStyle w:val="Ttulo1Char"/>
          <w:b/>
          <w:bCs/>
        </w:rPr>
      </w:pPr>
      <w:bookmarkStart w:id="191" w:name="__RefHeading__2047_857139798"/>
      <w:bookmarkStart w:id="192" w:name="__DdeLink__1472_18382159684"/>
      <w:bookmarkStart w:id="193" w:name="__DdeLink__2676_4384458584"/>
      <w:bookmarkEnd w:id="191"/>
      <w:r w:rsidRPr="00253559">
        <w:rPr>
          <w:rStyle w:val="Ttulo1Char"/>
          <w:b/>
          <w:bCs/>
        </w:rPr>
        <w:lastRenderedPageBreak/>
        <w:t xml:space="preserve">APÊNDICE E – </w:t>
      </w:r>
      <w:bookmarkEnd w:id="192"/>
      <w:bookmarkEnd w:id="193"/>
      <w:r w:rsidRPr="00253559">
        <w:rPr>
          <w:rStyle w:val="Ttulo1Char"/>
          <w:b/>
          <w:bCs/>
        </w:rPr>
        <w:t>DIAGRAMA DE ATIVIDADE FAZER PEDIDO</w:t>
      </w:r>
    </w:p>
    <w:p w14:paraId="3A262AC9" w14:textId="77777777" w:rsidR="0054584C" w:rsidRPr="00253559" w:rsidRDefault="0054584C">
      <w:pPr>
        <w:sectPr w:rsidR="0054584C" w:rsidRPr="00253559">
          <w:headerReference w:type="default" r:id="rId18"/>
          <w:pgSz w:w="16838" w:h="23811"/>
          <w:pgMar w:top="1701" w:right="1134" w:bottom="1134" w:left="1701" w:header="709" w:footer="0" w:gutter="0"/>
          <w:cols w:space="720"/>
          <w:formProt w:val="0"/>
          <w:docGrid w:linePitch="360" w:charSpace="-6145"/>
        </w:sectPr>
      </w:pPr>
    </w:p>
    <w:p w14:paraId="65443948" w14:textId="77777777" w:rsidR="0054584C" w:rsidRPr="00253559" w:rsidRDefault="00A70E4B">
      <w:pPr>
        <w:pStyle w:val="Ttulo1"/>
        <w:pageBreakBefore/>
        <w:rPr>
          <w:rStyle w:val="Ttulo1Char"/>
          <w:b/>
          <w:bCs/>
        </w:rPr>
      </w:pPr>
      <w:bookmarkStart w:id="194" w:name="__RefHeading__2049_857139798"/>
      <w:bookmarkStart w:id="195" w:name="__DdeLink__1472_18382159685"/>
      <w:bookmarkStart w:id="196" w:name="__DdeLink__2676_4384458585"/>
      <w:bookmarkEnd w:id="194"/>
      <w:r w:rsidRPr="00253559">
        <w:rPr>
          <w:rStyle w:val="Ttulo1Char"/>
          <w:b/>
          <w:bCs/>
        </w:rPr>
        <w:lastRenderedPageBreak/>
        <w:t xml:space="preserve">APÊNDICE F – </w:t>
      </w:r>
      <w:bookmarkEnd w:id="195"/>
      <w:bookmarkEnd w:id="196"/>
      <w:r w:rsidRPr="00253559">
        <w:rPr>
          <w:rStyle w:val="Ttulo1Char"/>
          <w:b/>
          <w:bCs/>
        </w:rPr>
        <w:t>DIAGRAMA DE ESTADO FAZER PEDIDO</w:t>
      </w:r>
    </w:p>
    <w:p w14:paraId="05567E50" w14:textId="77777777" w:rsidR="0054584C" w:rsidRPr="00253559" w:rsidRDefault="0054584C">
      <w:pPr>
        <w:sectPr w:rsidR="0054584C" w:rsidRPr="00253559">
          <w:headerReference w:type="default" r:id="rId19"/>
          <w:pgSz w:w="16838" w:h="23811"/>
          <w:pgMar w:top="1701" w:right="1134" w:bottom="1134" w:left="1701" w:header="709" w:footer="0" w:gutter="0"/>
          <w:cols w:space="720"/>
          <w:formProt w:val="0"/>
          <w:docGrid w:linePitch="360" w:charSpace="-6145"/>
        </w:sectPr>
      </w:pPr>
    </w:p>
    <w:p w14:paraId="62387FE7" w14:textId="77777777" w:rsidR="0054584C" w:rsidRPr="00253559" w:rsidRDefault="00A70E4B">
      <w:pPr>
        <w:pStyle w:val="Ttulo1"/>
        <w:pageBreakBefore/>
        <w:rPr>
          <w:rStyle w:val="Ttulo1Char"/>
          <w:b/>
          <w:bCs/>
        </w:rPr>
      </w:pPr>
      <w:bookmarkStart w:id="197" w:name="__RefHeading__2051_857139798"/>
      <w:bookmarkStart w:id="198" w:name="__DdeLink__1472_18382159686"/>
      <w:bookmarkStart w:id="199" w:name="__DdeLink__2676_4384458586"/>
      <w:bookmarkEnd w:id="197"/>
      <w:r w:rsidRPr="00253559">
        <w:rPr>
          <w:rStyle w:val="Ttulo1Char"/>
          <w:b/>
          <w:bCs/>
        </w:rPr>
        <w:lastRenderedPageBreak/>
        <w:t xml:space="preserve">APÊNDICE G – </w:t>
      </w:r>
      <w:bookmarkEnd w:id="198"/>
      <w:bookmarkEnd w:id="199"/>
      <w:r w:rsidRPr="00253559">
        <w:rPr>
          <w:rStyle w:val="Ttulo1Char"/>
          <w:b/>
          <w:bCs/>
        </w:rPr>
        <w:t>DIAGRAMA DE SEQUÊNCIA FAZER PEDIDO</w:t>
      </w:r>
    </w:p>
    <w:p w14:paraId="2C8FADA4" w14:textId="77777777" w:rsidR="0054584C" w:rsidRPr="00253559" w:rsidRDefault="003241AD">
      <w:r>
        <w:pict w14:anchorId="4A7A8F07">
          <v:rect id="_x0000_s1026" style="position:absolute;left:0;text-align:left;margin-left:0;margin-top:0;width:700.15pt;height:599.7pt;z-index:251659776;mso-wrap-distance-left:0;mso-wrap-distance-top:0;mso-wrap-distance-right:0;mso-wrap-distance-bottom:0">
            <v:textbox inset="0,0,0,0">
              <w:txbxContent>
                <w:p w14:paraId="72100C78" w14:textId="77777777" w:rsidR="003241AD" w:rsidRDefault="003241AD">
                  <w:pPr>
                    <w:pStyle w:val="Figura"/>
                  </w:pPr>
                  <w:r>
                    <w:t xml:space="preserve">Figura </w:t>
                  </w:r>
                  <w:r>
                    <w:rPr>
                      <w:noProof/>
                    </w:rPr>
                    <w:drawing>
                      <wp:inline distT="0" distB="0" distL="0" distR="0" wp14:anchorId="7248F771">
                        <wp:extent cx="8891905" cy="7353300"/>
                        <wp:effectExtent l="0" t="0" r="0" b="0"/>
                        <wp:docPr id="2" name="Imagem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891905" cy="73533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fldChar w:fldCharType="begin"/>
                  </w:r>
                  <w:r>
                    <w:instrText>SEQ "Figura" \*Arabic</w:instrText>
                  </w:r>
                  <w:r>
                    <w:fldChar w:fldCharType="separate"/>
                  </w:r>
                  <w:r>
                    <w:t>8</w:t>
                  </w:r>
                  <w:r>
                    <w:fldChar w:fldCharType="end"/>
                  </w:r>
                  <w:r>
                    <w:t>: Diagrama de sequência fazer pedido</w:t>
                  </w:r>
                </w:p>
              </w:txbxContent>
            </v:textbox>
            <w10:wrap type="square" side="largest"/>
          </v:rect>
        </w:pict>
      </w:r>
    </w:p>
    <w:sectPr w:rsidR="0054584C" w:rsidRPr="00253559">
      <w:headerReference w:type="default" r:id="rId21"/>
      <w:pgSz w:w="16838" w:h="23811"/>
      <w:pgMar w:top="1701" w:right="1134" w:bottom="1134" w:left="1701" w:header="709" w:footer="0" w:gutter="0"/>
      <w:cols w:space="720"/>
      <w:formProt w:val="0"/>
      <w:docGrid w:linePitch="360" w:charSpace="-6145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76" w:author="Douglas Junior" w:date="2015-06-17T20:59:00Z" w:initials="DJ">
    <w:p w14:paraId="0BB3E10A" w14:textId="0ECCFDAD" w:rsidR="003241AD" w:rsidRDefault="003241AD">
      <w:pPr>
        <w:pStyle w:val="Textodecomentrio"/>
      </w:pPr>
      <w:r>
        <w:rPr>
          <w:rStyle w:val="Refdecomentrio"/>
        </w:rPr>
        <w:annotationRef/>
      </w:r>
      <w:r>
        <w:rPr>
          <w:noProof/>
        </w:rPr>
        <w:t>Prepare-se, a banca vai te questionar sobre estes itens.</w:t>
      </w:r>
    </w:p>
  </w:comment>
  <w:comment w:id="78" w:author="Douglas Junior" w:date="2015-06-17T21:14:00Z" w:initials="DJ">
    <w:p w14:paraId="6EFD9AD5" w14:textId="77777777" w:rsidR="003241AD" w:rsidRDefault="003241AD" w:rsidP="00A364FE">
      <w:pPr>
        <w:pStyle w:val="Textodecomentrio"/>
      </w:pPr>
      <w:r>
        <w:rPr>
          <w:rStyle w:val="Refdecomentrio"/>
        </w:rPr>
        <w:annotationRef/>
      </w:r>
      <w:r>
        <w:rPr>
          <w:noProof/>
        </w:rPr>
        <w:t>Colocar referência ou nota de rodapé.</w:t>
      </w:r>
    </w:p>
    <w:p w14:paraId="31146B46" w14:textId="776439CA" w:rsidR="003241AD" w:rsidRDefault="003241AD">
      <w:pPr>
        <w:pStyle w:val="Textodecomentrio"/>
      </w:pPr>
    </w:p>
  </w:comment>
  <w:comment w:id="79" w:author="Douglas Junior" w:date="2015-06-17T21:14:00Z" w:initials="DJ">
    <w:p w14:paraId="659502B2" w14:textId="77777777" w:rsidR="003241AD" w:rsidRDefault="003241AD" w:rsidP="00A364FE">
      <w:pPr>
        <w:pStyle w:val="Textodecomentrio"/>
      </w:pPr>
      <w:r>
        <w:rPr>
          <w:rStyle w:val="Refdecomentrio"/>
        </w:rPr>
        <w:annotationRef/>
      </w:r>
      <w:r>
        <w:rPr>
          <w:noProof/>
        </w:rPr>
        <w:t>Colocar referência ou nota de rodapé.</w:t>
      </w:r>
    </w:p>
    <w:p w14:paraId="51237A50" w14:textId="591824DB" w:rsidR="003241AD" w:rsidRDefault="003241AD">
      <w:pPr>
        <w:pStyle w:val="Textodecomentrio"/>
      </w:pPr>
    </w:p>
  </w:comment>
  <w:comment w:id="80" w:author="Douglas Junior" w:date="2015-06-17T21:14:00Z" w:initials="DJ">
    <w:p w14:paraId="37ACAF08" w14:textId="77777777" w:rsidR="003241AD" w:rsidRDefault="003241AD" w:rsidP="00A364FE">
      <w:pPr>
        <w:pStyle w:val="Textodecomentrio"/>
      </w:pPr>
      <w:r>
        <w:rPr>
          <w:rStyle w:val="Refdecomentrio"/>
        </w:rPr>
        <w:annotationRef/>
      </w:r>
      <w:r>
        <w:rPr>
          <w:noProof/>
        </w:rPr>
        <w:t>Colocar referência ou nota de rodapé.</w:t>
      </w:r>
    </w:p>
    <w:p w14:paraId="2B49011E" w14:textId="2ABCA135" w:rsidR="003241AD" w:rsidRDefault="003241AD">
      <w:pPr>
        <w:pStyle w:val="Textodecomentrio"/>
      </w:pPr>
    </w:p>
  </w:comment>
  <w:comment w:id="82" w:author="Douglas Junior" w:date="2015-06-17T21:13:00Z" w:initials="DJ">
    <w:p w14:paraId="18BFAD5C" w14:textId="13C3A8B0" w:rsidR="003241AD" w:rsidRDefault="003241AD">
      <w:pPr>
        <w:pStyle w:val="Textodecomentrio"/>
      </w:pPr>
      <w:r>
        <w:rPr>
          <w:rStyle w:val="Refdecomentrio"/>
        </w:rPr>
        <w:annotationRef/>
      </w:r>
      <w:r>
        <w:rPr>
          <w:noProof/>
        </w:rPr>
        <w:t>Colocar referência ou nota de rodapé.</w:t>
      </w:r>
    </w:p>
  </w:comment>
  <w:comment w:id="83" w:author="Douglas Junior" w:date="2015-06-17T21:14:00Z" w:initials="DJ">
    <w:p w14:paraId="006F40F4" w14:textId="77777777" w:rsidR="003241AD" w:rsidRDefault="003241AD" w:rsidP="00A364FE">
      <w:pPr>
        <w:pStyle w:val="Textodecomentrio"/>
      </w:pPr>
      <w:r>
        <w:rPr>
          <w:rStyle w:val="Refdecomentrio"/>
        </w:rPr>
        <w:annotationRef/>
      </w:r>
      <w:r>
        <w:rPr>
          <w:noProof/>
        </w:rPr>
        <w:t>Colocar referência ou nota de rodapé.</w:t>
      </w:r>
    </w:p>
    <w:p w14:paraId="324643AE" w14:textId="4C9F2FE5" w:rsidR="003241AD" w:rsidRDefault="003241AD">
      <w:pPr>
        <w:pStyle w:val="Textodecomentrio"/>
      </w:pPr>
    </w:p>
  </w:comment>
  <w:comment w:id="85" w:author="Douglas Junior" w:date="2015-06-17T21:14:00Z" w:initials="DJ">
    <w:p w14:paraId="5A35E524" w14:textId="77777777" w:rsidR="003241AD" w:rsidRDefault="003241AD" w:rsidP="00A364FE">
      <w:pPr>
        <w:pStyle w:val="Textodecomentrio"/>
      </w:pPr>
      <w:r>
        <w:rPr>
          <w:rStyle w:val="Refdecomentrio"/>
        </w:rPr>
        <w:annotationRef/>
      </w:r>
      <w:r>
        <w:rPr>
          <w:noProof/>
        </w:rPr>
        <w:t>Colocar referência ou nota de rodapé.</w:t>
      </w:r>
    </w:p>
    <w:p w14:paraId="3AB555A6" w14:textId="59A38D81" w:rsidR="003241AD" w:rsidRDefault="003241AD">
      <w:pPr>
        <w:pStyle w:val="Textodecomentrio"/>
      </w:pPr>
    </w:p>
  </w:comment>
  <w:comment w:id="86" w:author="Douglas Junior" w:date="2015-06-17T21:14:00Z" w:initials="DJ">
    <w:p w14:paraId="6799088B" w14:textId="77777777" w:rsidR="003241AD" w:rsidRDefault="003241AD" w:rsidP="00A364FE">
      <w:pPr>
        <w:pStyle w:val="Textodecomentrio"/>
      </w:pPr>
      <w:r>
        <w:rPr>
          <w:rStyle w:val="Refdecomentrio"/>
        </w:rPr>
        <w:annotationRef/>
      </w:r>
      <w:r>
        <w:rPr>
          <w:noProof/>
        </w:rPr>
        <w:t>Colocar referência ou nota de rodapé.</w:t>
      </w:r>
    </w:p>
    <w:p w14:paraId="20443D8F" w14:textId="74FA4B2C" w:rsidR="003241AD" w:rsidRDefault="003241AD">
      <w:pPr>
        <w:pStyle w:val="Textodecomentrio"/>
      </w:pPr>
    </w:p>
  </w:comment>
  <w:comment w:id="88" w:author="Douglas Junior" w:date="2015-06-17T21:18:00Z" w:initials="DJ">
    <w:p w14:paraId="66B96370" w14:textId="77777777" w:rsidR="003241AD" w:rsidRDefault="003241AD" w:rsidP="00D36B99">
      <w:pPr>
        <w:pStyle w:val="Textodecomentrio"/>
      </w:pPr>
      <w:r>
        <w:rPr>
          <w:rStyle w:val="Refdecomentrio"/>
        </w:rPr>
        <w:annotationRef/>
      </w:r>
      <w:r>
        <w:rPr>
          <w:noProof/>
        </w:rPr>
        <w:t>Colocar referência ou nota de rodapé.</w:t>
      </w:r>
    </w:p>
    <w:p w14:paraId="45C9124D" w14:textId="4DCFDE9A" w:rsidR="003241AD" w:rsidRDefault="003241AD">
      <w:pPr>
        <w:pStyle w:val="Textodecomentrio"/>
      </w:pPr>
    </w:p>
  </w:comment>
  <w:comment w:id="89" w:author="Douglas Junior" w:date="2015-06-17T21:18:00Z" w:initials="DJ">
    <w:p w14:paraId="2DD2DE05" w14:textId="77777777" w:rsidR="003241AD" w:rsidRDefault="003241AD" w:rsidP="00D36B99">
      <w:pPr>
        <w:pStyle w:val="Textodecomentrio"/>
      </w:pPr>
      <w:r>
        <w:rPr>
          <w:rStyle w:val="Refdecomentrio"/>
        </w:rPr>
        <w:annotationRef/>
      </w:r>
      <w:r>
        <w:rPr>
          <w:noProof/>
        </w:rPr>
        <w:t>Colocar referência ou nota de rodapé.</w:t>
      </w:r>
    </w:p>
    <w:p w14:paraId="679AFC55" w14:textId="3FCF3C7E" w:rsidR="003241AD" w:rsidRDefault="003241AD">
      <w:pPr>
        <w:pStyle w:val="Textodecomentrio"/>
      </w:pPr>
    </w:p>
  </w:comment>
  <w:comment w:id="95" w:author="Douglas Junior" w:date="2015-06-17T21:32:00Z" w:initials="DJ">
    <w:p w14:paraId="272B5C92" w14:textId="77777777" w:rsidR="003241AD" w:rsidRDefault="003241AD" w:rsidP="00E935A4">
      <w:pPr>
        <w:pStyle w:val="Textodecomentrio"/>
        <w:rPr>
          <w:noProof/>
        </w:rPr>
      </w:pPr>
      <w:r>
        <w:rPr>
          <w:rStyle w:val="Refdecomentrio"/>
        </w:rPr>
        <w:annotationRef/>
      </w:r>
      <w:r>
        <w:rPr>
          <w:noProof/>
        </w:rPr>
        <w:t>Cade o diagrama e a contextualização?</w:t>
      </w:r>
    </w:p>
    <w:p w14:paraId="458B1C2A" w14:textId="77777777" w:rsidR="003241AD" w:rsidRDefault="003241AD" w:rsidP="00E935A4">
      <w:pPr>
        <w:pStyle w:val="Textodecomentrio"/>
        <w:rPr>
          <w:noProof/>
        </w:rPr>
      </w:pPr>
      <w:r>
        <w:rPr>
          <w:noProof/>
        </w:rPr>
        <w:t>Mesmo que o diagrama esteja no apêndice, ele deve aparecer aqui com a obs: "Em anexo no apêndice XX".</w:t>
      </w:r>
    </w:p>
    <w:p w14:paraId="04C449E8" w14:textId="77777777" w:rsidR="003241AD" w:rsidRDefault="003241AD" w:rsidP="00E935A4">
      <w:pPr>
        <w:pStyle w:val="Textodecomentrio"/>
      </w:pPr>
      <w:r>
        <w:rPr>
          <w:noProof/>
        </w:rPr>
        <w:t>Você também precisa buscar em livros ou em artigos o significado deste diagrama e colocar a referência.</w:t>
      </w:r>
    </w:p>
    <w:p w14:paraId="572C63FB" w14:textId="5D048A32" w:rsidR="003241AD" w:rsidRDefault="003241AD">
      <w:pPr>
        <w:pStyle w:val="Textodecomentrio"/>
      </w:pPr>
    </w:p>
  </w:comment>
  <w:comment w:id="100" w:author="Douglas Junior" w:date="2015-06-17T21:19:00Z" w:initials="DJ">
    <w:p w14:paraId="7839798F" w14:textId="77777777" w:rsidR="003241AD" w:rsidRDefault="003241AD">
      <w:pPr>
        <w:pStyle w:val="Textodecomentrio"/>
        <w:rPr>
          <w:noProof/>
        </w:rPr>
      </w:pPr>
      <w:r>
        <w:rPr>
          <w:rStyle w:val="Refdecomentrio"/>
        </w:rPr>
        <w:annotationRef/>
      </w:r>
      <w:r>
        <w:rPr>
          <w:noProof/>
        </w:rPr>
        <w:t>Aqui você precisa colocar o número da passo onde a exceção pode ocorrer.</w:t>
      </w:r>
    </w:p>
    <w:p w14:paraId="489E18A3" w14:textId="77777777" w:rsidR="003241AD" w:rsidRDefault="003241AD">
      <w:pPr>
        <w:pStyle w:val="Textodecomentrio"/>
        <w:rPr>
          <w:noProof/>
        </w:rPr>
      </w:pPr>
      <w:r>
        <w:rPr>
          <w:noProof/>
        </w:rPr>
        <w:t>Por exemplo, se essa exceção pode ocorrer no passo 8 acima, então essa aqui deve se chamar (8a) ou (8).</w:t>
      </w:r>
    </w:p>
    <w:p w14:paraId="0B31E8D1" w14:textId="75F4BA5A" w:rsidR="003241AD" w:rsidRDefault="003241AD">
      <w:pPr>
        <w:pStyle w:val="Textodecomentrio"/>
      </w:pPr>
      <w:r>
        <w:rPr>
          <w:noProof/>
        </w:rPr>
        <w:t>Isso vale também para todas as outras.</w:t>
      </w:r>
    </w:p>
  </w:comment>
  <w:comment w:id="109" w:author="Douglas Junior" w:date="2015-06-17T21:26:00Z" w:initials="DJ">
    <w:p w14:paraId="61577D22" w14:textId="1DBE9A5C" w:rsidR="003241AD" w:rsidRDefault="003241AD">
      <w:pPr>
        <w:pStyle w:val="Textodecomentrio"/>
        <w:rPr>
          <w:noProof/>
        </w:rPr>
      </w:pPr>
      <w:r>
        <w:rPr>
          <w:rStyle w:val="Refdecomentrio"/>
        </w:rPr>
        <w:annotationRef/>
      </w:r>
      <w:r>
        <w:rPr>
          <w:noProof/>
        </w:rPr>
        <w:t>Cade o diagrama e a contextualização?</w:t>
      </w:r>
    </w:p>
    <w:p w14:paraId="343480BB" w14:textId="774FEC58" w:rsidR="003241AD" w:rsidRDefault="003241AD">
      <w:pPr>
        <w:pStyle w:val="Textodecomentrio"/>
        <w:rPr>
          <w:noProof/>
        </w:rPr>
      </w:pPr>
      <w:r>
        <w:rPr>
          <w:noProof/>
        </w:rPr>
        <w:t>Mesmo que o diagrama esteja no apêndice, ele deve aparecer aqui com a obs: "Em anexo no apêndice XX".</w:t>
      </w:r>
    </w:p>
    <w:p w14:paraId="502AD385" w14:textId="77777777" w:rsidR="003241AD" w:rsidRDefault="003241AD">
      <w:pPr>
        <w:pStyle w:val="Textodecomentrio"/>
      </w:pPr>
      <w:r>
        <w:rPr>
          <w:noProof/>
        </w:rPr>
        <w:t>Você também precisa buscar em livros ou em artigos o significado deste diagrama e colocar a referência.</w:t>
      </w:r>
    </w:p>
  </w:comment>
  <w:comment w:id="116" w:author="Douglas Junior" w:date="2015-06-17T21:28:00Z" w:initials="DJ">
    <w:p w14:paraId="0713FD7F" w14:textId="77777777" w:rsidR="003241AD" w:rsidRDefault="003241AD" w:rsidP="00DA0D19">
      <w:pPr>
        <w:pStyle w:val="Textodecomentrio"/>
        <w:rPr>
          <w:noProof/>
        </w:rPr>
      </w:pPr>
      <w:r>
        <w:rPr>
          <w:rStyle w:val="Refdecomentrio"/>
        </w:rPr>
        <w:annotationRef/>
      </w:r>
      <w:r>
        <w:rPr>
          <w:noProof/>
        </w:rPr>
        <w:t>Cade o diagrama e a contextualização?</w:t>
      </w:r>
    </w:p>
    <w:p w14:paraId="24F0A8BC" w14:textId="77777777" w:rsidR="003241AD" w:rsidRDefault="003241AD" w:rsidP="00DA0D19">
      <w:pPr>
        <w:pStyle w:val="Textodecomentrio"/>
        <w:rPr>
          <w:noProof/>
        </w:rPr>
      </w:pPr>
      <w:r>
        <w:rPr>
          <w:noProof/>
        </w:rPr>
        <w:t>Mesmo que o diagrama esteja no apêndice, ele deve aparecer aqui com a obs: "Em anexo no apêndice XX".</w:t>
      </w:r>
    </w:p>
    <w:p w14:paraId="3F860598" w14:textId="77777777" w:rsidR="003241AD" w:rsidRDefault="003241AD" w:rsidP="00DA0D19">
      <w:pPr>
        <w:pStyle w:val="Textodecomentrio"/>
      </w:pPr>
      <w:r>
        <w:rPr>
          <w:noProof/>
        </w:rPr>
        <w:t>Você também precisa buscar em livros ou em artigos o significado deste diagrama e colocar a referência.</w:t>
      </w:r>
    </w:p>
    <w:p w14:paraId="7B45082A" w14:textId="22571DE2" w:rsidR="003241AD" w:rsidRDefault="003241AD">
      <w:pPr>
        <w:pStyle w:val="Textodecomentrio"/>
      </w:pPr>
    </w:p>
  </w:comment>
  <w:comment w:id="123" w:author="Douglas Junior" w:date="2015-06-17T21:28:00Z" w:initials="DJ">
    <w:p w14:paraId="4BA873B7" w14:textId="77777777" w:rsidR="003241AD" w:rsidRDefault="003241AD" w:rsidP="00DA0D19">
      <w:pPr>
        <w:pStyle w:val="Textodecomentrio"/>
        <w:rPr>
          <w:noProof/>
        </w:rPr>
      </w:pPr>
      <w:r>
        <w:rPr>
          <w:rStyle w:val="Refdecomentrio"/>
        </w:rPr>
        <w:annotationRef/>
      </w:r>
      <w:r>
        <w:rPr>
          <w:noProof/>
        </w:rPr>
        <w:t>Cade o diagrama e a contextualização?</w:t>
      </w:r>
    </w:p>
    <w:p w14:paraId="186C1D22" w14:textId="77777777" w:rsidR="003241AD" w:rsidRDefault="003241AD" w:rsidP="00DA0D19">
      <w:pPr>
        <w:pStyle w:val="Textodecomentrio"/>
        <w:rPr>
          <w:noProof/>
        </w:rPr>
      </w:pPr>
      <w:r>
        <w:rPr>
          <w:noProof/>
        </w:rPr>
        <w:t>Mesmo que o diagrama esteja no apêndice, ele deve aparecer aqui com a obs: "Em anexo no apêndice XX".</w:t>
      </w:r>
    </w:p>
    <w:p w14:paraId="06A6592D" w14:textId="77777777" w:rsidR="003241AD" w:rsidRDefault="003241AD" w:rsidP="00DA0D19">
      <w:pPr>
        <w:pStyle w:val="Textodecomentrio"/>
      </w:pPr>
      <w:r>
        <w:rPr>
          <w:noProof/>
        </w:rPr>
        <w:t>Você também precisa buscar em livros ou em artigos o significado deste diagrama e colocar a referência.</w:t>
      </w:r>
    </w:p>
    <w:p w14:paraId="7D7EE8FD" w14:textId="08BD247B" w:rsidR="003241AD" w:rsidRDefault="003241AD">
      <w:pPr>
        <w:pStyle w:val="Textodecomentrio"/>
      </w:pPr>
    </w:p>
  </w:comment>
  <w:comment w:id="130" w:author="Douglas Junior" w:date="2015-06-17T21:28:00Z" w:initials="DJ">
    <w:p w14:paraId="55E69346" w14:textId="77777777" w:rsidR="003241AD" w:rsidRDefault="003241AD" w:rsidP="00DA0D19">
      <w:pPr>
        <w:pStyle w:val="Textodecomentrio"/>
        <w:rPr>
          <w:noProof/>
        </w:rPr>
      </w:pPr>
      <w:r>
        <w:rPr>
          <w:rStyle w:val="Refdecomentrio"/>
        </w:rPr>
        <w:annotationRef/>
      </w:r>
      <w:r>
        <w:rPr>
          <w:noProof/>
        </w:rPr>
        <w:t>Cade o diagrama e a contextualização?</w:t>
      </w:r>
    </w:p>
    <w:p w14:paraId="09ACC6BD" w14:textId="77777777" w:rsidR="003241AD" w:rsidRDefault="003241AD" w:rsidP="00DA0D19">
      <w:pPr>
        <w:pStyle w:val="Textodecomentrio"/>
        <w:rPr>
          <w:noProof/>
        </w:rPr>
      </w:pPr>
      <w:r>
        <w:rPr>
          <w:noProof/>
        </w:rPr>
        <w:t>Mesmo que o diagrama esteja no apêndice, ele deve aparecer aqui com a obs: "Em anexo no apêndice XX".</w:t>
      </w:r>
    </w:p>
    <w:p w14:paraId="44510020" w14:textId="77777777" w:rsidR="003241AD" w:rsidRDefault="003241AD" w:rsidP="00DA0D19">
      <w:pPr>
        <w:pStyle w:val="Textodecomentrio"/>
      </w:pPr>
      <w:r>
        <w:rPr>
          <w:noProof/>
        </w:rPr>
        <w:t>Você também precisa buscar em livros ou em artigos o significado deste diagrama e colocar a referência.</w:t>
      </w:r>
    </w:p>
    <w:p w14:paraId="41DDE5D4" w14:textId="78C6D2C7" w:rsidR="003241AD" w:rsidRDefault="003241AD">
      <w:pPr>
        <w:pStyle w:val="Textodecomentrio"/>
      </w:pPr>
    </w:p>
  </w:comment>
  <w:comment w:id="137" w:author="Douglas Junior" w:date="2015-06-17T21:28:00Z" w:initials="DJ">
    <w:p w14:paraId="7E870289" w14:textId="77777777" w:rsidR="003241AD" w:rsidRDefault="003241AD" w:rsidP="00DA0D19">
      <w:pPr>
        <w:pStyle w:val="Textodecomentrio"/>
        <w:rPr>
          <w:noProof/>
        </w:rPr>
      </w:pPr>
      <w:r>
        <w:rPr>
          <w:rStyle w:val="Refdecomentrio"/>
        </w:rPr>
        <w:annotationRef/>
      </w:r>
      <w:r>
        <w:rPr>
          <w:noProof/>
        </w:rPr>
        <w:t>Cade o diagrama e a contextualização?</w:t>
      </w:r>
    </w:p>
    <w:p w14:paraId="1C793EFA" w14:textId="77777777" w:rsidR="003241AD" w:rsidRDefault="003241AD" w:rsidP="00DA0D19">
      <w:pPr>
        <w:pStyle w:val="Textodecomentrio"/>
        <w:rPr>
          <w:noProof/>
        </w:rPr>
      </w:pPr>
      <w:r>
        <w:rPr>
          <w:noProof/>
        </w:rPr>
        <w:t>Mesmo que o diagrama esteja no apêndice, ele deve aparecer aqui com a obs: "Em anexo no apêndice XX".</w:t>
      </w:r>
    </w:p>
    <w:p w14:paraId="7271C460" w14:textId="77777777" w:rsidR="003241AD" w:rsidRDefault="003241AD" w:rsidP="00DA0D19">
      <w:pPr>
        <w:pStyle w:val="Textodecomentrio"/>
      </w:pPr>
      <w:r>
        <w:rPr>
          <w:noProof/>
        </w:rPr>
        <w:t>Você também precisa buscar em livros ou em artigos o significado deste diagrama e colocar a referência.</w:t>
      </w:r>
    </w:p>
    <w:p w14:paraId="67A7837C" w14:textId="206C2056" w:rsidR="003241AD" w:rsidRDefault="003241AD">
      <w:pPr>
        <w:pStyle w:val="Textodecomentrio"/>
      </w:pPr>
    </w:p>
  </w:comment>
  <w:comment w:id="144" w:author="Douglas Junior" w:date="2015-06-17T21:28:00Z" w:initials="DJ">
    <w:p w14:paraId="5B790D4F" w14:textId="77777777" w:rsidR="003241AD" w:rsidRDefault="003241AD" w:rsidP="00DA0D19">
      <w:pPr>
        <w:pStyle w:val="Textodecomentrio"/>
        <w:rPr>
          <w:noProof/>
        </w:rPr>
      </w:pPr>
      <w:r>
        <w:rPr>
          <w:rStyle w:val="Refdecomentrio"/>
        </w:rPr>
        <w:annotationRef/>
      </w:r>
      <w:r>
        <w:rPr>
          <w:noProof/>
        </w:rPr>
        <w:t>Cade o diagrama e a contextualização?</w:t>
      </w:r>
    </w:p>
    <w:p w14:paraId="4E007261" w14:textId="77777777" w:rsidR="003241AD" w:rsidRDefault="003241AD" w:rsidP="00DA0D19">
      <w:pPr>
        <w:pStyle w:val="Textodecomentrio"/>
        <w:rPr>
          <w:noProof/>
        </w:rPr>
      </w:pPr>
      <w:r>
        <w:rPr>
          <w:noProof/>
        </w:rPr>
        <w:t>Mesmo que o diagrama esteja no apêndice, ele deve aparecer aqui com a obs: "Em anexo no apêndice XX".</w:t>
      </w:r>
    </w:p>
    <w:p w14:paraId="0230D58C" w14:textId="77777777" w:rsidR="003241AD" w:rsidRDefault="003241AD" w:rsidP="00DA0D19">
      <w:pPr>
        <w:pStyle w:val="Textodecomentrio"/>
      </w:pPr>
      <w:r>
        <w:rPr>
          <w:noProof/>
        </w:rPr>
        <w:t>Você também precisa buscar em livros ou em artigos o significado deste diagrama e colocar a referência.</w:t>
      </w:r>
    </w:p>
    <w:p w14:paraId="3471469A" w14:textId="78AE4CB8" w:rsidR="003241AD" w:rsidRDefault="003241AD">
      <w:pPr>
        <w:pStyle w:val="Textodecomentrio"/>
      </w:pPr>
    </w:p>
  </w:comment>
  <w:comment w:id="178" w:author="Douglas Junior" w:date="2015-06-17T21:26:00Z" w:initials="DJ">
    <w:p w14:paraId="679BD309" w14:textId="5FFBF4B5" w:rsidR="003241AD" w:rsidRDefault="003241AD">
      <w:pPr>
        <w:pStyle w:val="Textodecomentrio"/>
      </w:pPr>
      <w:r>
        <w:rPr>
          <w:rStyle w:val="Refdecomentrio"/>
        </w:rPr>
        <w:annotationRef/>
      </w:r>
      <w:r>
        <w:rPr>
          <w:noProof/>
        </w:rPr>
        <w:t>Será que é só isso de referência?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BB3E10A" w15:done="0"/>
  <w15:commentEx w15:paraId="31146B46" w15:done="0"/>
  <w15:commentEx w15:paraId="51237A50" w15:done="0"/>
  <w15:commentEx w15:paraId="2B49011E" w15:done="0"/>
  <w15:commentEx w15:paraId="18BFAD5C" w15:done="0"/>
  <w15:commentEx w15:paraId="324643AE" w15:done="0"/>
  <w15:commentEx w15:paraId="3AB555A6" w15:done="0"/>
  <w15:commentEx w15:paraId="20443D8F" w15:done="0"/>
  <w15:commentEx w15:paraId="45C9124D" w15:done="0"/>
  <w15:commentEx w15:paraId="679AFC55" w15:done="0"/>
  <w15:commentEx w15:paraId="572C63FB" w15:done="0"/>
  <w15:commentEx w15:paraId="0B31E8D1" w15:done="0"/>
  <w15:commentEx w15:paraId="502AD385" w15:done="0"/>
  <w15:commentEx w15:paraId="7B45082A" w15:done="0"/>
  <w15:commentEx w15:paraId="7D7EE8FD" w15:done="0"/>
  <w15:commentEx w15:paraId="41DDE5D4" w15:done="0"/>
  <w15:commentEx w15:paraId="67A7837C" w15:done="0"/>
  <w15:commentEx w15:paraId="3471469A" w15:done="0"/>
  <w15:commentEx w15:paraId="679BD309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DC6467" w14:textId="77777777" w:rsidR="00E701C0" w:rsidRDefault="00E701C0">
      <w:pPr>
        <w:spacing w:line="240" w:lineRule="auto"/>
      </w:pPr>
      <w:r>
        <w:separator/>
      </w:r>
    </w:p>
  </w:endnote>
  <w:endnote w:type="continuationSeparator" w:id="0">
    <w:p w14:paraId="6A93F261" w14:textId="77777777" w:rsidR="00E701C0" w:rsidRDefault="00E701C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OpenSymbol">
    <w:altName w:val="Arial Unicode MS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CD4845" w14:textId="77777777" w:rsidR="00E701C0" w:rsidRDefault="00E701C0">
      <w:pPr>
        <w:spacing w:line="240" w:lineRule="auto"/>
      </w:pPr>
      <w:r>
        <w:separator/>
      </w:r>
    </w:p>
  </w:footnote>
  <w:footnote w:type="continuationSeparator" w:id="0">
    <w:p w14:paraId="07D4F0A8" w14:textId="77777777" w:rsidR="00E701C0" w:rsidRDefault="00E701C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5E9D7F" w14:textId="77777777" w:rsidR="003241AD" w:rsidRDefault="003241AD">
    <w:pPr>
      <w:pStyle w:val="Cabealho"/>
      <w:jc w:val="right"/>
    </w:pPr>
  </w:p>
  <w:p w14:paraId="49CCFBC2" w14:textId="77777777" w:rsidR="003241AD" w:rsidRDefault="003241AD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59248B" w14:textId="77777777" w:rsidR="003241AD" w:rsidRDefault="003241AD">
    <w:pPr>
      <w:pStyle w:val="Cabealho"/>
      <w:jc w:val="right"/>
    </w:pPr>
    <w:r>
      <w:fldChar w:fldCharType="begin"/>
    </w:r>
    <w:r>
      <w:instrText>PAGE</w:instrText>
    </w:r>
    <w:r>
      <w:fldChar w:fldCharType="separate"/>
    </w:r>
    <w:r w:rsidR="00321017">
      <w:rPr>
        <w:noProof/>
      </w:rPr>
      <w:t>41</w:t>
    </w:r>
    <w:r>
      <w:fldChar w:fldCharType="end"/>
    </w:r>
    <w:r>
      <w:pict w14:anchorId="473EA1F1">
        <v:rect id="_x0000_s2054" style="position:absolute;left:0;text-align:left;margin-left:0;margin-top:0;width:700.15pt;height:620.6pt;z-index:251655168;mso-wrap-distance-left:0;mso-wrap-distance-top:0;mso-wrap-distance-right:0;mso-wrap-distance-bottom:0;mso-position-horizontal-relative:text;mso-position-vertical-relative:text">
          <v:textbox style="mso-next-textbox:#_x0000_s2054" inset="0,0,0,0">
            <w:txbxContent>
              <w:p w14:paraId="2E1E5FD2" w14:textId="77777777" w:rsidR="003241AD" w:rsidRDefault="003241AD">
                <w:pPr>
                  <w:pStyle w:val="Figura"/>
                </w:pPr>
                <w:r>
                  <w:t xml:space="preserve">Figura </w:t>
                </w:r>
                <w:r>
                  <w:rPr>
                    <w:noProof/>
                  </w:rPr>
                  <w:drawing>
                    <wp:inline distT="0" distB="0" distL="0" distR="0" wp14:anchorId="75EAF4BC">
                      <wp:extent cx="8891905" cy="7618730"/>
                      <wp:effectExtent l="0" t="0" r="0" b="0"/>
                      <wp:docPr id="61" name="Imagem 6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Picture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891905" cy="761873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fldChar w:fldCharType="begin"/>
                </w:r>
                <w:r>
                  <w:instrText>SEQ "Figura" \*Arabic</w:instrText>
                </w:r>
                <w:r>
                  <w:fldChar w:fldCharType="separate"/>
                </w:r>
                <w:r w:rsidR="00321017">
                  <w:rPr>
                    <w:b/>
                    <w:bCs/>
                    <w:noProof/>
                  </w:rPr>
                  <w:t>Erro! Apenas o documento principal.</w:t>
                </w:r>
                <w:r>
                  <w:fldChar w:fldCharType="end"/>
                </w:r>
                <w:r>
                  <w:t>: Diagrama de classe mobile</w:t>
                </w:r>
              </w:p>
            </w:txbxContent>
          </v:textbox>
          <w10:wrap type="square" side="largest"/>
        </v:rect>
      </w:pict>
    </w:r>
  </w:p>
  <w:p w14:paraId="13DBB9CC" w14:textId="77777777" w:rsidR="003241AD" w:rsidRDefault="003241AD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A878DD" w14:textId="77777777" w:rsidR="003241AD" w:rsidRDefault="003241AD">
    <w:pPr>
      <w:pStyle w:val="Cabealho"/>
      <w:jc w:val="right"/>
    </w:pPr>
    <w:r>
      <w:fldChar w:fldCharType="begin"/>
    </w:r>
    <w:r>
      <w:instrText>PAGE</w:instrText>
    </w:r>
    <w:r>
      <w:fldChar w:fldCharType="separate"/>
    </w:r>
    <w:r w:rsidR="00321017">
      <w:rPr>
        <w:noProof/>
      </w:rPr>
      <w:t>42</w:t>
    </w:r>
    <w:r>
      <w:fldChar w:fldCharType="end"/>
    </w:r>
    <w:r>
      <w:pict w14:anchorId="48D76E8C">
        <v:rect id="_x0000_s2053" style="position:absolute;left:0;text-align:left;margin-left:0;margin-top:0;width:700.15pt;height:513.5pt;z-index:251656192;mso-wrap-distance-left:0;mso-wrap-distance-top:0;mso-wrap-distance-right:0;mso-wrap-distance-bottom:0;mso-position-horizontal-relative:text;mso-position-vertical-relative:text">
          <v:textbox style="mso-next-textbox:#_x0000_s2053" inset="0,0,0,0">
            <w:txbxContent>
              <w:p w14:paraId="0F33DD1B" w14:textId="77777777" w:rsidR="003241AD" w:rsidRDefault="003241AD">
                <w:pPr>
                  <w:pStyle w:val="Figura"/>
                </w:pPr>
                <w:r>
                  <w:t xml:space="preserve">Figura </w:t>
                </w:r>
                <w:r>
                  <w:rPr>
                    <w:noProof/>
                  </w:rPr>
                  <w:drawing>
                    <wp:inline distT="0" distB="0" distL="0" distR="0" wp14:anchorId="51BBC46F">
                      <wp:extent cx="8891905" cy="6258560"/>
                      <wp:effectExtent l="0" t="0" r="0" b="0"/>
                      <wp:docPr id="62" name="Imagem 6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891905" cy="62585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fldChar w:fldCharType="begin"/>
                </w:r>
                <w:r>
                  <w:instrText>SEQ "Figura" \*Arabic</w:instrText>
                </w:r>
                <w:r>
                  <w:fldChar w:fldCharType="separate"/>
                </w:r>
                <w:r w:rsidR="00321017">
                  <w:rPr>
                    <w:b/>
                    <w:bCs/>
                    <w:noProof/>
                  </w:rPr>
                  <w:t>Erro! Apenas o documento principal.</w:t>
                </w:r>
                <w:r>
                  <w:fldChar w:fldCharType="end"/>
                </w:r>
                <w:r>
                  <w:t>: Diagrama de classe web</w:t>
                </w:r>
              </w:p>
            </w:txbxContent>
          </v:textbox>
          <w10:wrap type="square" side="largest"/>
        </v:rect>
      </w:pict>
    </w:r>
  </w:p>
  <w:p w14:paraId="2631803E" w14:textId="77777777" w:rsidR="003241AD" w:rsidRDefault="003241AD">
    <w:pPr>
      <w:pStyle w:val="Cabealh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B6A52E" w14:textId="77777777" w:rsidR="003241AD" w:rsidRDefault="003241AD">
    <w:pPr>
      <w:pStyle w:val="Cabealho"/>
      <w:jc w:val="right"/>
    </w:pPr>
    <w:r>
      <w:fldChar w:fldCharType="begin"/>
    </w:r>
    <w:r>
      <w:instrText>PAGE</w:instrText>
    </w:r>
    <w:r>
      <w:fldChar w:fldCharType="separate"/>
    </w:r>
    <w:r w:rsidR="00321017">
      <w:rPr>
        <w:noProof/>
      </w:rPr>
      <w:t>43</w:t>
    </w:r>
    <w:r>
      <w:fldChar w:fldCharType="end"/>
    </w:r>
    <w:r>
      <w:pict w14:anchorId="0BB8BC17">
        <v:rect id="_x0000_s2052" style="position:absolute;left:0;text-align:left;margin-left:6.25pt;margin-top:0;width:687.65pt;height:584.6pt;z-index:251657216;mso-wrap-distance-left:0;mso-wrap-distance-top:0;mso-wrap-distance-right:0;mso-wrap-distance-bottom:0;mso-position-horizontal-relative:text;mso-position-vertical-relative:text">
          <v:textbox style="mso-next-textbox:#_x0000_s2052" inset="0,0,0,0">
            <w:txbxContent>
              <w:p w14:paraId="0B14F6ED" w14:textId="77777777" w:rsidR="003241AD" w:rsidRDefault="003241AD">
                <w:pPr>
                  <w:pStyle w:val="Figura"/>
                </w:pPr>
                <w:r>
                  <w:t xml:space="preserve">Figura </w:t>
                </w:r>
                <w:r>
                  <w:rPr>
                    <w:noProof/>
                  </w:rPr>
                  <w:drawing>
                    <wp:inline distT="0" distB="0" distL="0" distR="0" wp14:anchorId="2B6BC525">
                      <wp:extent cx="8733155" cy="7161530"/>
                      <wp:effectExtent l="0" t="0" r="0" b="0"/>
                      <wp:docPr id="63" name="Imagem 6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733155" cy="716153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fldChar w:fldCharType="begin"/>
                </w:r>
                <w:r>
                  <w:instrText>SEQ "Figura" \*Arabic</w:instrText>
                </w:r>
                <w:r>
                  <w:fldChar w:fldCharType="separate"/>
                </w:r>
                <w:r w:rsidR="00321017">
                  <w:rPr>
                    <w:b/>
                    <w:bCs/>
                    <w:noProof/>
                  </w:rPr>
                  <w:t>Erro! Apenas o documento principal.</w:t>
                </w:r>
                <w:r>
                  <w:fldChar w:fldCharType="end"/>
                </w:r>
                <w:r>
                  <w:t>: Diagrama de caso de uso mobile</w:t>
                </w:r>
              </w:p>
            </w:txbxContent>
          </v:textbox>
          <w10:wrap type="square" side="largest"/>
        </v:rect>
      </w:pict>
    </w:r>
  </w:p>
  <w:p w14:paraId="5CEBA13D" w14:textId="77777777" w:rsidR="003241AD" w:rsidRDefault="003241AD">
    <w:pPr>
      <w:pStyle w:val="Cabealho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267A77" w14:textId="77777777" w:rsidR="003241AD" w:rsidRDefault="003241AD">
    <w:pPr>
      <w:pStyle w:val="Cabealho"/>
      <w:jc w:val="right"/>
    </w:pPr>
    <w:r>
      <w:fldChar w:fldCharType="begin"/>
    </w:r>
    <w:r>
      <w:instrText>PAGE</w:instrText>
    </w:r>
    <w:r>
      <w:fldChar w:fldCharType="separate"/>
    </w:r>
    <w:r w:rsidR="00321017">
      <w:rPr>
        <w:noProof/>
      </w:rPr>
      <w:t>44</w:t>
    </w:r>
    <w:r>
      <w:fldChar w:fldCharType="end"/>
    </w:r>
    <w:r>
      <w:pict w14:anchorId="49147FEB">
        <v:rect id="_x0000_s2051" style="position:absolute;left:0;text-align:left;margin-left:57.6pt;margin-top:0;width:584.9pt;height:660.35pt;z-index:251658240;mso-wrap-distance-left:0;mso-wrap-distance-top:0;mso-wrap-distance-right:0;mso-wrap-distance-bottom:0;mso-position-horizontal-relative:text;mso-position-vertical-relative:text">
          <v:textbox style="mso-next-textbox:#_x0000_s2051" inset="0,0,0,0">
            <w:txbxContent>
              <w:p w14:paraId="5ACA1B3D" w14:textId="77777777" w:rsidR="003241AD" w:rsidRDefault="003241AD">
                <w:pPr>
                  <w:pStyle w:val="Figura"/>
                </w:pPr>
                <w:r>
                  <w:t xml:space="preserve">Figura </w:t>
                </w:r>
                <w:r>
                  <w:rPr>
                    <w:noProof/>
                  </w:rPr>
                  <w:drawing>
                    <wp:inline distT="0" distB="0" distL="0" distR="0" wp14:anchorId="6076E8B7">
                      <wp:extent cx="7428230" cy="8123555"/>
                      <wp:effectExtent l="0" t="0" r="0" b="0"/>
                      <wp:docPr id="64" name="Imagem 6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Picture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7428230" cy="81235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fldChar w:fldCharType="begin"/>
                </w:r>
                <w:r>
                  <w:instrText>SEQ "Figura" \*Arabic</w:instrText>
                </w:r>
                <w:r>
                  <w:fldChar w:fldCharType="separate"/>
                </w:r>
                <w:r w:rsidR="00321017">
                  <w:rPr>
                    <w:b/>
                    <w:bCs/>
                    <w:noProof/>
                  </w:rPr>
                  <w:t>Erro! Apenas o documento principal.</w:t>
                </w:r>
                <w:r>
                  <w:fldChar w:fldCharType="end"/>
                </w:r>
                <w:r>
                  <w:t>: Diagrama de caso de uso web</w:t>
                </w:r>
              </w:p>
            </w:txbxContent>
          </v:textbox>
          <w10:wrap type="square" side="largest"/>
        </v:rect>
      </w:pict>
    </w:r>
  </w:p>
  <w:p w14:paraId="1F34FAA1" w14:textId="77777777" w:rsidR="003241AD" w:rsidRDefault="003241AD">
    <w:pPr>
      <w:pStyle w:val="Cabealho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031B6A" w14:textId="77777777" w:rsidR="003241AD" w:rsidRDefault="003241AD">
    <w:pPr>
      <w:pStyle w:val="Cabealho"/>
      <w:jc w:val="right"/>
    </w:pPr>
    <w:r>
      <w:fldChar w:fldCharType="begin"/>
    </w:r>
    <w:r>
      <w:instrText>PAGE</w:instrText>
    </w:r>
    <w:r>
      <w:fldChar w:fldCharType="separate"/>
    </w:r>
    <w:r w:rsidR="00321017">
      <w:rPr>
        <w:noProof/>
      </w:rPr>
      <w:t>45</w:t>
    </w:r>
    <w:r>
      <w:fldChar w:fldCharType="end"/>
    </w:r>
    <w:r>
      <w:pict w14:anchorId="327C31BD">
        <v:rect id="_x0000_s2050" style="position:absolute;left:0;text-align:left;margin-left:0;margin-top:0;width:700.15pt;height:1032.75pt;z-index:251659264;mso-wrap-distance-left:0;mso-wrap-distance-top:0;mso-wrap-distance-right:0;mso-wrap-distance-bottom:0;mso-position-horizontal-relative:text;mso-position-vertical-relative:text">
          <v:textbox style="mso-next-textbox:#_x0000_s2050" inset="0,0,0,0">
            <w:txbxContent>
              <w:p w14:paraId="591A2DA5" w14:textId="77777777" w:rsidR="003241AD" w:rsidRDefault="003241AD">
                <w:pPr>
                  <w:pStyle w:val="Figura"/>
                </w:pPr>
                <w:r>
                  <w:t xml:space="preserve">Figura </w:t>
                </w:r>
                <w:r>
                  <w:rPr>
                    <w:noProof/>
                  </w:rPr>
                  <w:drawing>
                    <wp:inline distT="0" distB="0" distL="0" distR="0" wp14:anchorId="4CCAB13C">
                      <wp:extent cx="8891905" cy="12853035"/>
                      <wp:effectExtent l="0" t="0" r="0" b="0"/>
                      <wp:docPr id="65" name="Imagem 6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891905" cy="1285303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fldChar w:fldCharType="begin"/>
                </w:r>
                <w:r>
                  <w:instrText>SEQ "Figura" \*Arabic</w:instrText>
                </w:r>
                <w:r>
                  <w:fldChar w:fldCharType="separate"/>
                </w:r>
                <w:r w:rsidR="00321017">
                  <w:rPr>
                    <w:b/>
                    <w:bCs/>
                    <w:noProof/>
                  </w:rPr>
                  <w:t>Erro! Apenas o documento principal.</w:t>
                </w:r>
                <w:r>
                  <w:fldChar w:fldCharType="end"/>
                </w:r>
                <w:r>
                  <w:t>: Diagrama de atividade fazer pedido</w:t>
                </w:r>
              </w:p>
            </w:txbxContent>
          </v:textbox>
          <w10:wrap type="square" side="largest"/>
        </v:rect>
      </w:pict>
    </w:r>
  </w:p>
  <w:p w14:paraId="793F5F83" w14:textId="77777777" w:rsidR="003241AD" w:rsidRDefault="003241AD">
    <w:pPr>
      <w:pStyle w:val="Cabealho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18B0CB" w14:textId="77777777" w:rsidR="003241AD" w:rsidRDefault="003241AD">
    <w:pPr>
      <w:pStyle w:val="Cabealho"/>
      <w:jc w:val="right"/>
    </w:pPr>
    <w:r>
      <w:fldChar w:fldCharType="begin"/>
    </w:r>
    <w:r>
      <w:instrText>PAGE</w:instrText>
    </w:r>
    <w:r>
      <w:fldChar w:fldCharType="separate"/>
    </w:r>
    <w:r w:rsidR="00321017">
      <w:rPr>
        <w:noProof/>
      </w:rPr>
      <w:t>46</w:t>
    </w:r>
    <w:r>
      <w:fldChar w:fldCharType="end"/>
    </w:r>
    <w:r>
      <w:pict w14:anchorId="618CF18E">
        <v:rect id="_x0000_s2049" style="position:absolute;left:0;text-align:left;margin-left:0;margin-top:0;width:700.15pt;height:672.15pt;z-index:251660288;mso-wrap-distance-left:0;mso-wrap-distance-top:0;mso-wrap-distance-right:0;mso-wrap-distance-bottom:0;mso-position-horizontal-relative:text;mso-position-vertical-relative:text">
          <v:textbox style="mso-next-textbox:#_x0000_s2049" inset="0,0,0,0">
            <w:txbxContent>
              <w:p w14:paraId="6A0D07EF" w14:textId="77777777" w:rsidR="003241AD" w:rsidRDefault="003241AD">
                <w:pPr>
                  <w:pStyle w:val="Figura"/>
                </w:pPr>
                <w:r>
                  <w:t xml:space="preserve">Figura </w:t>
                </w:r>
                <w:r>
                  <w:rPr>
                    <w:noProof/>
                  </w:rPr>
                  <w:drawing>
                    <wp:inline distT="0" distB="0" distL="0" distR="0" wp14:anchorId="16FE3533">
                      <wp:extent cx="8891905" cy="8273415"/>
                      <wp:effectExtent l="0" t="0" r="0" b="0"/>
                      <wp:docPr id="66" name="Imagem 6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" name="Picture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891905" cy="827341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fldChar w:fldCharType="begin"/>
                </w:r>
                <w:r>
                  <w:instrText>SEQ "Figura" \*Arabic</w:instrText>
                </w:r>
                <w:r>
                  <w:fldChar w:fldCharType="separate"/>
                </w:r>
                <w:r w:rsidR="00321017">
                  <w:rPr>
                    <w:b/>
                    <w:bCs/>
                    <w:noProof/>
                  </w:rPr>
                  <w:t>Erro! Apenas o documento principal.</w:t>
                </w:r>
                <w:r>
                  <w:fldChar w:fldCharType="end"/>
                </w:r>
                <w:r>
                  <w:t>: Diagrama de estado fazer pedido</w:t>
                </w:r>
              </w:p>
            </w:txbxContent>
          </v:textbox>
          <w10:wrap type="square" side="largest"/>
        </v:rect>
      </w:pict>
    </w:r>
  </w:p>
  <w:p w14:paraId="56431597" w14:textId="77777777" w:rsidR="003241AD" w:rsidRDefault="003241AD">
    <w:pPr>
      <w:pStyle w:val="Cabealho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A0BE56" w14:textId="77777777" w:rsidR="003241AD" w:rsidRDefault="003241AD">
    <w:pPr>
      <w:pStyle w:val="Cabealho"/>
      <w:jc w:val="right"/>
    </w:pPr>
    <w:r>
      <w:fldChar w:fldCharType="begin"/>
    </w:r>
    <w:r>
      <w:instrText>PAGE</w:instrText>
    </w:r>
    <w:r>
      <w:fldChar w:fldCharType="separate"/>
    </w:r>
    <w:r w:rsidR="00321017">
      <w:rPr>
        <w:noProof/>
      </w:rPr>
      <w:t>47</w:t>
    </w:r>
    <w:r>
      <w:fldChar w:fldCharType="end"/>
    </w:r>
  </w:p>
  <w:p w14:paraId="39B2B0F3" w14:textId="77777777" w:rsidR="003241AD" w:rsidRDefault="003241AD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B1D6E"/>
    <w:multiLevelType w:val="multilevel"/>
    <w:tmpl w:val="6C381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04514A45"/>
    <w:multiLevelType w:val="multilevel"/>
    <w:tmpl w:val="FBAC9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nsid w:val="05A42365"/>
    <w:multiLevelType w:val="multilevel"/>
    <w:tmpl w:val="0DFE2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nsid w:val="05A52BAD"/>
    <w:multiLevelType w:val="multilevel"/>
    <w:tmpl w:val="6B80AC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0ACE2487"/>
    <w:multiLevelType w:val="multilevel"/>
    <w:tmpl w:val="EA289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nsid w:val="0B3050D9"/>
    <w:multiLevelType w:val="multilevel"/>
    <w:tmpl w:val="91A2842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nsid w:val="0B4F04F1"/>
    <w:multiLevelType w:val="multilevel"/>
    <w:tmpl w:val="6F70A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nsid w:val="0C2633F8"/>
    <w:multiLevelType w:val="multilevel"/>
    <w:tmpl w:val="F0245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nsid w:val="105D76D6"/>
    <w:multiLevelType w:val="multilevel"/>
    <w:tmpl w:val="7730D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>
    <w:nsid w:val="12241E06"/>
    <w:multiLevelType w:val="multilevel"/>
    <w:tmpl w:val="07E89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nsid w:val="143018F5"/>
    <w:multiLevelType w:val="multilevel"/>
    <w:tmpl w:val="CB2038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4"/>
        <w:u w:val="none"/>
        <w:effect w:val="none"/>
        <w:vertAlign w:val="baseline"/>
        <w:em w:val="none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16AE3F93"/>
    <w:multiLevelType w:val="multilevel"/>
    <w:tmpl w:val="46FA676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4"/>
        <w:u w:val="none"/>
        <w:effect w:val="none"/>
        <w:vertAlign w:val="baseline"/>
        <w:em w:val="none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188E388A"/>
    <w:multiLevelType w:val="multilevel"/>
    <w:tmpl w:val="9B2EA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>
    <w:nsid w:val="195F04B2"/>
    <w:multiLevelType w:val="multilevel"/>
    <w:tmpl w:val="BAB2CD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9EE79EB"/>
    <w:multiLevelType w:val="multilevel"/>
    <w:tmpl w:val="20BE5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5">
    <w:nsid w:val="1A92767C"/>
    <w:multiLevelType w:val="multilevel"/>
    <w:tmpl w:val="8F507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>
    <w:nsid w:val="1B750F44"/>
    <w:multiLevelType w:val="multilevel"/>
    <w:tmpl w:val="99921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>
    <w:nsid w:val="1D7F5B58"/>
    <w:multiLevelType w:val="multilevel"/>
    <w:tmpl w:val="F1E2F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>
    <w:nsid w:val="1E957E23"/>
    <w:multiLevelType w:val="multilevel"/>
    <w:tmpl w:val="AA7612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ECB0DD9"/>
    <w:multiLevelType w:val="multilevel"/>
    <w:tmpl w:val="C69E5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0">
    <w:nsid w:val="21712805"/>
    <w:multiLevelType w:val="multilevel"/>
    <w:tmpl w:val="E960A5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1">
    <w:nsid w:val="22455CDB"/>
    <w:multiLevelType w:val="multilevel"/>
    <w:tmpl w:val="29A865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8A02F92"/>
    <w:multiLevelType w:val="multilevel"/>
    <w:tmpl w:val="6BFADA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CD34401"/>
    <w:multiLevelType w:val="multilevel"/>
    <w:tmpl w:val="46BC0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4">
    <w:nsid w:val="2DB35C56"/>
    <w:multiLevelType w:val="multilevel"/>
    <w:tmpl w:val="28C42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5">
    <w:nsid w:val="336571DF"/>
    <w:multiLevelType w:val="multilevel"/>
    <w:tmpl w:val="7A045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6">
    <w:nsid w:val="33807775"/>
    <w:multiLevelType w:val="multilevel"/>
    <w:tmpl w:val="3502ED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7">
    <w:nsid w:val="37AA414B"/>
    <w:multiLevelType w:val="multilevel"/>
    <w:tmpl w:val="2E7CC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8">
    <w:nsid w:val="38652CF4"/>
    <w:multiLevelType w:val="multilevel"/>
    <w:tmpl w:val="B19083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9">
    <w:nsid w:val="3A905D4B"/>
    <w:multiLevelType w:val="multilevel"/>
    <w:tmpl w:val="82800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0">
    <w:nsid w:val="3B7D71F0"/>
    <w:multiLevelType w:val="multilevel"/>
    <w:tmpl w:val="CB2038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4"/>
        <w:u w:val="none"/>
        <w:effect w:val="none"/>
        <w:vertAlign w:val="baseline"/>
        <w:em w:val="none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4725280E"/>
    <w:multiLevelType w:val="multilevel"/>
    <w:tmpl w:val="B8285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2">
    <w:nsid w:val="48EF2D36"/>
    <w:multiLevelType w:val="multilevel"/>
    <w:tmpl w:val="5D808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3">
    <w:nsid w:val="4EB967F4"/>
    <w:multiLevelType w:val="multilevel"/>
    <w:tmpl w:val="A79A5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4">
    <w:nsid w:val="4FA23DEC"/>
    <w:multiLevelType w:val="multilevel"/>
    <w:tmpl w:val="749E5A8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5">
    <w:nsid w:val="4FAF3030"/>
    <w:multiLevelType w:val="multilevel"/>
    <w:tmpl w:val="9E4EA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6">
    <w:nsid w:val="506F06D7"/>
    <w:multiLevelType w:val="multilevel"/>
    <w:tmpl w:val="9C20EF6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>
    <w:nsid w:val="50A179BF"/>
    <w:multiLevelType w:val="multilevel"/>
    <w:tmpl w:val="C9009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8">
    <w:nsid w:val="554F7B1B"/>
    <w:multiLevelType w:val="multilevel"/>
    <w:tmpl w:val="FD2C0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9">
    <w:nsid w:val="56071F23"/>
    <w:multiLevelType w:val="multilevel"/>
    <w:tmpl w:val="6E74D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0">
    <w:nsid w:val="56AE12BA"/>
    <w:multiLevelType w:val="multilevel"/>
    <w:tmpl w:val="17E86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1">
    <w:nsid w:val="579247F4"/>
    <w:multiLevelType w:val="multilevel"/>
    <w:tmpl w:val="4238CA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position w:val="0"/>
        <w:sz w:val="28"/>
        <w:szCs w:val="28"/>
        <w:u w:val="none"/>
        <w:effect w:val="none"/>
        <w:vertAlign w:val="baseline"/>
        <w:em w:val="none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color w:val="000000" w:themeColor="text1"/>
        <w:sz w:val="32"/>
        <w:szCs w:val="32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>
    <w:nsid w:val="57B45F60"/>
    <w:multiLevelType w:val="multilevel"/>
    <w:tmpl w:val="7C8C6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3">
    <w:nsid w:val="5AC44F71"/>
    <w:multiLevelType w:val="multilevel"/>
    <w:tmpl w:val="C7268886"/>
    <w:lvl w:ilvl="0">
      <w:start w:val="7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4">
    <w:nsid w:val="5BCD07EE"/>
    <w:multiLevelType w:val="multilevel"/>
    <w:tmpl w:val="A89A9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5">
    <w:nsid w:val="60195A41"/>
    <w:multiLevelType w:val="multilevel"/>
    <w:tmpl w:val="46FA676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4"/>
        <w:u w:val="none"/>
        <w:effect w:val="none"/>
        <w:vertAlign w:val="baseline"/>
        <w:em w:val="none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>
    <w:nsid w:val="61583D16"/>
    <w:multiLevelType w:val="multilevel"/>
    <w:tmpl w:val="64301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7">
    <w:nsid w:val="61A37F20"/>
    <w:multiLevelType w:val="multilevel"/>
    <w:tmpl w:val="84F65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8">
    <w:nsid w:val="668B3BA6"/>
    <w:multiLevelType w:val="multilevel"/>
    <w:tmpl w:val="FEC46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9">
    <w:nsid w:val="66DF5013"/>
    <w:multiLevelType w:val="multilevel"/>
    <w:tmpl w:val="6076F7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0">
    <w:nsid w:val="66F92482"/>
    <w:multiLevelType w:val="multilevel"/>
    <w:tmpl w:val="870EA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1">
    <w:nsid w:val="691C30C1"/>
    <w:multiLevelType w:val="multilevel"/>
    <w:tmpl w:val="CB2038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4"/>
        <w:u w:val="none"/>
        <w:effect w:val="none"/>
        <w:vertAlign w:val="baseline"/>
        <w:em w:val="none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2">
    <w:nsid w:val="6D1638D2"/>
    <w:multiLevelType w:val="multilevel"/>
    <w:tmpl w:val="11E28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3">
    <w:nsid w:val="6F305D80"/>
    <w:multiLevelType w:val="multilevel"/>
    <w:tmpl w:val="A2288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4">
    <w:nsid w:val="73CA57C2"/>
    <w:multiLevelType w:val="multilevel"/>
    <w:tmpl w:val="CD5CD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5">
    <w:nsid w:val="75EA5ED5"/>
    <w:multiLevelType w:val="multilevel"/>
    <w:tmpl w:val="A9500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6">
    <w:nsid w:val="7DAB5C6B"/>
    <w:multiLevelType w:val="multilevel"/>
    <w:tmpl w:val="63203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41"/>
  </w:num>
  <w:num w:numId="2">
    <w:abstractNumId w:val="21"/>
  </w:num>
  <w:num w:numId="3">
    <w:abstractNumId w:val="22"/>
  </w:num>
  <w:num w:numId="4">
    <w:abstractNumId w:val="13"/>
  </w:num>
  <w:num w:numId="5">
    <w:abstractNumId w:val="5"/>
  </w:num>
  <w:num w:numId="6">
    <w:abstractNumId w:val="18"/>
  </w:num>
  <w:num w:numId="7">
    <w:abstractNumId w:val="46"/>
  </w:num>
  <w:num w:numId="8">
    <w:abstractNumId w:val="55"/>
  </w:num>
  <w:num w:numId="9">
    <w:abstractNumId w:val="50"/>
  </w:num>
  <w:num w:numId="10">
    <w:abstractNumId w:val="40"/>
  </w:num>
  <w:num w:numId="11">
    <w:abstractNumId w:val="19"/>
  </w:num>
  <w:num w:numId="12">
    <w:abstractNumId w:val="1"/>
  </w:num>
  <w:num w:numId="13">
    <w:abstractNumId w:val="6"/>
  </w:num>
  <w:num w:numId="14">
    <w:abstractNumId w:val="48"/>
  </w:num>
  <w:num w:numId="15">
    <w:abstractNumId w:val="0"/>
  </w:num>
  <w:num w:numId="16">
    <w:abstractNumId w:val="39"/>
  </w:num>
  <w:num w:numId="17">
    <w:abstractNumId w:val="16"/>
  </w:num>
  <w:num w:numId="18">
    <w:abstractNumId w:val="29"/>
  </w:num>
  <w:num w:numId="19">
    <w:abstractNumId w:val="26"/>
  </w:num>
  <w:num w:numId="20">
    <w:abstractNumId w:val="31"/>
  </w:num>
  <w:num w:numId="21">
    <w:abstractNumId w:val="4"/>
  </w:num>
  <w:num w:numId="22">
    <w:abstractNumId w:val="53"/>
  </w:num>
  <w:num w:numId="23">
    <w:abstractNumId w:val="24"/>
  </w:num>
  <w:num w:numId="24">
    <w:abstractNumId w:val="37"/>
  </w:num>
  <w:num w:numId="25">
    <w:abstractNumId w:val="15"/>
  </w:num>
  <w:num w:numId="26">
    <w:abstractNumId w:val="7"/>
  </w:num>
  <w:num w:numId="27">
    <w:abstractNumId w:val="38"/>
  </w:num>
  <w:num w:numId="28">
    <w:abstractNumId w:val="25"/>
  </w:num>
  <w:num w:numId="29">
    <w:abstractNumId w:val="27"/>
  </w:num>
  <w:num w:numId="30">
    <w:abstractNumId w:val="54"/>
  </w:num>
  <w:num w:numId="31">
    <w:abstractNumId w:val="2"/>
  </w:num>
  <w:num w:numId="32">
    <w:abstractNumId w:val="49"/>
  </w:num>
  <w:num w:numId="33">
    <w:abstractNumId w:val="32"/>
  </w:num>
  <w:num w:numId="34">
    <w:abstractNumId w:val="20"/>
  </w:num>
  <w:num w:numId="35">
    <w:abstractNumId w:val="47"/>
  </w:num>
  <w:num w:numId="36">
    <w:abstractNumId w:val="3"/>
  </w:num>
  <w:num w:numId="37">
    <w:abstractNumId w:val="56"/>
  </w:num>
  <w:num w:numId="38">
    <w:abstractNumId w:val="8"/>
  </w:num>
  <w:num w:numId="39">
    <w:abstractNumId w:val="44"/>
  </w:num>
  <w:num w:numId="40">
    <w:abstractNumId w:val="23"/>
  </w:num>
  <w:num w:numId="41">
    <w:abstractNumId w:val="12"/>
  </w:num>
  <w:num w:numId="42">
    <w:abstractNumId w:val="17"/>
  </w:num>
  <w:num w:numId="43">
    <w:abstractNumId w:val="42"/>
  </w:num>
  <w:num w:numId="44">
    <w:abstractNumId w:val="52"/>
  </w:num>
  <w:num w:numId="45">
    <w:abstractNumId w:val="28"/>
  </w:num>
  <w:num w:numId="46">
    <w:abstractNumId w:val="9"/>
  </w:num>
  <w:num w:numId="47">
    <w:abstractNumId w:val="14"/>
  </w:num>
  <w:num w:numId="48">
    <w:abstractNumId w:val="35"/>
  </w:num>
  <w:num w:numId="49">
    <w:abstractNumId w:val="33"/>
  </w:num>
  <w:num w:numId="50">
    <w:abstractNumId w:val="34"/>
  </w:num>
  <w:num w:numId="51">
    <w:abstractNumId w:val="45"/>
  </w:num>
  <w:num w:numId="52">
    <w:abstractNumId w:val="11"/>
  </w:num>
  <w:num w:numId="53">
    <w:abstractNumId w:val="36"/>
  </w:num>
  <w:num w:numId="54">
    <w:abstractNumId w:val="30"/>
  </w:num>
  <w:num w:numId="55">
    <w:abstractNumId w:val="51"/>
  </w:num>
  <w:num w:numId="56">
    <w:abstractNumId w:val="10"/>
  </w:num>
  <w:num w:numId="57">
    <w:abstractNumId w:val="43"/>
  </w:num>
  <w:numIdMacAtCleanup w:val="56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User">
    <w15:presenceInfo w15:providerId="None" w15:userId="User"/>
  </w15:person>
  <w15:person w15:author="Douglas Junior">
    <w15:presenceInfo w15:providerId="Windows Live" w15:userId="49402366517c885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4584C"/>
    <w:rsid w:val="0000137B"/>
    <w:rsid w:val="00004645"/>
    <w:rsid w:val="0001370A"/>
    <w:rsid w:val="00064E9F"/>
    <w:rsid w:val="0009020B"/>
    <w:rsid w:val="000B58AA"/>
    <w:rsid w:val="000B620E"/>
    <w:rsid w:val="000C1FD2"/>
    <w:rsid w:val="000D0313"/>
    <w:rsid w:val="000F1625"/>
    <w:rsid w:val="000F312D"/>
    <w:rsid w:val="00142ED7"/>
    <w:rsid w:val="0014631A"/>
    <w:rsid w:val="00146B81"/>
    <w:rsid w:val="00166135"/>
    <w:rsid w:val="0017680C"/>
    <w:rsid w:val="00183265"/>
    <w:rsid w:val="001A1B9D"/>
    <w:rsid w:val="001A4249"/>
    <w:rsid w:val="001B1314"/>
    <w:rsid w:val="001B46F8"/>
    <w:rsid w:val="001B7ED6"/>
    <w:rsid w:val="001C1E2B"/>
    <w:rsid w:val="001E5CD3"/>
    <w:rsid w:val="001F3FF5"/>
    <w:rsid w:val="00202BCA"/>
    <w:rsid w:val="00210870"/>
    <w:rsid w:val="0023175C"/>
    <w:rsid w:val="00235029"/>
    <w:rsid w:val="00237691"/>
    <w:rsid w:val="00253559"/>
    <w:rsid w:val="00283EFC"/>
    <w:rsid w:val="002A1514"/>
    <w:rsid w:val="002C14D1"/>
    <w:rsid w:val="002C20F6"/>
    <w:rsid w:val="002D64DD"/>
    <w:rsid w:val="002D69DC"/>
    <w:rsid w:val="002F224F"/>
    <w:rsid w:val="002F4E67"/>
    <w:rsid w:val="00321017"/>
    <w:rsid w:val="003241AD"/>
    <w:rsid w:val="00330557"/>
    <w:rsid w:val="00342299"/>
    <w:rsid w:val="00350B38"/>
    <w:rsid w:val="00362CA0"/>
    <w:rsid w:val="003743B8"/>
    <w:rsid w:val="0037559B"/>
    <w:rsid w:val="003B6B58"/>
    <w:rsid w:val="003C1941"/>
    <w:rsid w:val="004141D0"/>
    <w:rsid w:val="00414EF2"/>
    <w:rsid w:val="00436EA5"/>
    <w:rsid w:val="00455C3E"/>
    <w:rsid w:val="00462373"/>
    <w:rsid w:val="00477FD0"/>
    <w:rsid w:val="00481CB0"/>
    <w:rsid w:val="00483297"/>
    <w:rsid w:val="004832F2"/>
    <w:rsid w:val="00495B8A"/>
    <w:rsid w:val="004A3B6C"/>
    <w:rsid w:val="004B0673"/>
    <w:rsid w:val="004B1407"/>
    <w:rsid w:val="004D3CC8"/>
    <w:rsid w:val="004D6CFC"/>
    <w:rsid w:val="004D70E2"/>
    <w:rsid w:val="004F3309"/>
    <w:rsid w:val="00500D64"/>
    <w:rsid w:val="0051789B"/>
    <w:rsid w:val="005422F6"/>
    <w:rsid w:val="0054584C"/>
    <w:rsid w:val="005558A1"/>
    <w:rsid w:val="00566E6C"/>
    <w:rsid w:val="00571F1E"/>
    <w:rsid w:val="00587086"/>
    <w:rsid w:val="005939DA"/>
    <w:rsid w:val="005D675E"/>
    <w:rsid w:val="005E4ACF"/>
    <w:rsid w:val="005F69C9"/>
    <w:rsid w:val="00614A7C"/>
    <w:rsid w:val="0061734D"/>
    <w:rsid w:val="006320A4"/>
    <w:rsid w:val="00664C65"/>
    <w:rsid w:val="00686745"/>
    <w:rsid w:val="006874A5"/>
    <w:rsid w:val="00690976"/>
    <w:rsid w:val="006B7BF8"/>
    <w:rsid w:val="006C0E9C"/>
    <w:rsid w:val="006C4123"/>
    <w:rsid w:val="006C6DD6"/>
    <w:rsid w:val="006D10FF"/>
    <w:rsid w:val="006D1A4D"/>
    <w:rsid w:val="006F7E3D"/>
    <w:rsid w:val="00700B82"/>
    <w:rsid w:val="007056ED"/>
    <w:rsid w:val="00721095"/>
    <w:rsid w:val="00776C64"/>
    <w:rsid w:val="007B5C2B"/>
    <w:rsid w:val="007C2E55"/>
    <w:rsid w:val="007D1068"/>
    <w:rsid w:val="007D4B29"/>
    <w:rsid w:val="007D66CB"/>
    <w:rsid w:val="007E015D"/>
    <w:rsid w:val="007F1B99"/>
    <w:rsid w:val="007F387F"/>
    <w:rsid w:val="00810497"/>
    <w:rsid w:val="008245EB"/>
    <w:rsid w:val="00844D6A"/>
    <w:rsid w:val="00861B46"/>
    <w:rsid w:val="0087513D"/>
    <w:rsid w:val="008827B1"/>
    <w:rsid w:val="0088591C"/>
    <w:rsid w:val="0089076D"/>
    <w:rsid w:val="008F0AF6"/>
    <w:rsid w:val="008F408B"/>
    <w:rsid w:val="0090015D"/>
    <w:rsid w:val="009005F9"/>
    <w:rsid w:val="00905A7C"/>
    <w:rsid w:val="00914B2A"/>
    <w:rsid w:val="00914B33"/>
    <w:rsid w:val="00914C39"/>
    <w:rsid w:val="009326E8"/>
    <w:rsid w:val="009331F1"/>
    <w:rsid w:val="00942811"/>
    <w:rsid w:val="00943077"/>
    <w:rsid w:val="00954AE7"/>
    <w:rsid w:val="00960567"/>
    <w:rsid w:val="009722A2"/>
    <w:rsid w:val="009867E5"/>
    <w:rsid w:val="009A29DE"/>
    <w:rsid w:val="009A6406"/>
    <w:rsid w:val="009B4306"/>
    <w:rsid w:val="009E4D1D"/>
    <w:rsid w:val="009E7C69"/>
    <w:rsid w:val="00A140B5"/>
    <w:rsid w:val="00A364FE"/>
    <w:rsid w:val="00A4291A"/>
    <w:rsid w:val="00A45B23"/>
    <w:rsid w:val="00A469BB"/>
    <w:rsid w:val="00A5568D"/>
    <w:rsid w:val="00A67309"/>
    <w:rsid w:val="00A70E4B"/>
    <w:rsid w:val="00A7223C"/>
    <w:rsid w:val="00A81871"/>
    <w:rsid w:val="00A92220"/>
    <w:rsid w:val="00AA03CF"/>
    <w:rsid w:val="00AA5C3B"/>
    <w:rsid w:val="00AB0DFD"/>
    <w:rsid w:val="00AF10E8"/>
    <w:rsid w:val="00AF4BCF"/>
    <w:rsid w:val="00B16C80"/>
    <w:rsid w:val="00B2262E"/>
    <w:rsid w:val="00B36454"/>
    <w:rsid w:val="00B44630"/>
    <w:rsid w:val="00B511A8"/>
    <w:rsid w:val="00B52A07"/>
    <w:rsid w:val="00B5368F"/>
    <w:rsid w:val="00B9287B"/>
    <w:rsid w:val="00BA6434"/>
    <w:rsid w:val="00BA7FE6"/>
    <w:rsid w:val="00BB2C77"/>
    <w:rsid w:val="00BD2D05"/>
    <w:rsid w:val="00BD383A"/>
    <w:rsid w:val="00BE73E3"/>
    <w:rsid w:val="00BF2872"/>
    <w:rsid w:val="00C1441F"/>
    <w:rsid w:val="00C21DAF"/>
    <w:rsid w:val="00C27336"/>
    <w:rsid w:val="00C464CB"/>
    <w:rsid w:val="00C53746"/>
    <w:rsid w:val="00C55A3F"/>
    <w:rsid w:val="00C562E2"/>
    <w:rsid w:val="00C74444"/>
    <w:rsid w:val="00C81A2A"/>
    <w:rsid w:val="00C82D8E"/>
    <w:rsid w:val="00C95701"/>
    <w:rsid w:val="00C9650C"/>
    <w:rsid w:val="00CA5D65"/>
    <w:rsid w:val="00CC501F"/>
    <w:rsid w:val="00CC66AA"/>
    <w:rsid w:val="00D11178"/>
    <w:rsid w:val="00D17F9D"/>
    <w:rsid w:val="00D20746"/>
    <w:rsid w:val="00D27A76"/>
    <w:rsid w:val="00D33DBE"/>
    <w:rsid w:val="00D36B99"/>
    <w:rsid w:val="00D52595"/>
    <w:rsid w:val="00D52DFA"/>
    <w:rsid w:val="00D619BB"/>
    <w:rsid w:val="00D7243A"/>
    <w:rsid w:val="00D80292"/>
    <w:rsid w:val="00D8454C"/>
    <w:rsid w:val="00DA0D19"/>
    <w:rsid w:val="00DB1F1E"/>
    <w:rsid w:val="00DB5735"/>
    <w:rsid w:val="00DC3F9B"/>
    <w:rsid w:val="00DD07E2"/>
    <w:rsid w:val="00DE2861"/>
    <w:rsid w:val="00DE2865"/>
    <w:rsid w:val="00DF1F60"/>
    <w:rsid w:val="00E0467D"/>
    <w:rsid w:val="00E30D1F"/>
    <w:rsid w:val="00E40EB4"/>
    <w:rsid w:val="00E47194"/>
    <w:rsid w:val="00E701C0"/>
    <w:rsid w:val="00E744AC"/>
    <w:rsid w:val="00E808B9"/>
    <w:rsid w:val="00E85CDF"/>
    <w:rsid w:val="00E935A4"/>
    <w:rsid w:val="00EE053D"/>
    <w:rsid w:val="00EE10C2"/>
    <w:rsid w:val="00EF1ADD"/>
    <w:rsid w:val="00F1209A"/>
    <w:rsid w:val="00F443E3"/>
    <w:rsid w:val="00F809CE"/>
    <w:rsid w:val="00F97539"/>
    <w:rsid w:val="00FA0399"/>
    <w:rsid w:val="00FF6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537E3F60"/>
  <w15:docId w15:val="{EB0FCE33-18C1-47C0-B730-0AC3E3E79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049E5"/>
    <w:pPr>
      <w:suppressAutoHyphens/>
      <w:spacing w:line="360" w:lineRule="auto"/>
      <w:jc w:val="both"/>
    </w:pPr>
    <w:rPr>
      <w:rFonts w:ascii="Arial" w:eastAsia="Times New Roman" w:hAnsi="Arial" w:cs="Tahoma"/>
      <w:color w:val="00000A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qFormat/>
    <w:rsid w:val="00D1464D"/>
    <w:pPr>
      <w:keepNext/>
      <w:spacing w:before="240" w:after="60"/>
      <w:outlineLvl w:val="0"/>
    </w:pPr>
    <w:rPr>
      <w:rFonts w:cs="Arial"/>
      <w:b/>
      <w:bCs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1464D"/>
    <w:pPr>
      <w:keepNext/>
      <w:outlineLvl w:val="1"/>
    </w:pPr>
    <w:rPr>
      <w:rFonts w:cs="Times New Roman"/>
      <w:b/>
      <w:bCs/>
      <w:i/>
      <w:iCs/>
      <w:sz w:val="28"/>
      <w:szCs w:val="28"/>
    </w:rPr>
  </w:style>
  <w:style w:type="paragraph" w:styleId="Ttulo3">
    <w:name w:val="heading 3"/>
    <w:next w:val="Normal"/>
    <w:link w:val="Ttulo3Char"/>
    <w:uiPriority w:val="9"/>
    <w:unhideWhenUsed/>
    <w:qFormat/>
    <w:rsid w:val="008B064F"/>
    <w:pPr>
      <w:widowControl w:val="0"/>
      <w:suppressAutoHyphens/>
      <w:outlineLvl w:val="2"/>
    </w:pPr>
    <w:rPr>
      <w:color w:val="00000A"/>
      <w:sz w:val="26"/>
      <w:szCs w:val="26"/>
      <w:lang w:eastAsia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Refdecomentrio">
    <w:name w:val="annotation reference"/>
    <w:basedOn w:val="Fontepargpadro"/>
    <w:uiPriority w:val="99"/>
    <w:semiHidden/>
    <w:rsid w:val="00D00337"/>
    <w:rPr>
      <w:sz w:val="16"/>
      <w:szCs w:val="16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0337"/>
    <w:rPr>
      <w:rFonts w:ascii="Tahoma" w:eastAsia="Times New Roman" w:hAnsi="Tahoma" w:cs="Tahoma"/>
      <w:sz w:val="20"/>
      <w:szCs w:val="20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00337"/>
    <w:rPr>
      <w:rFonts w:ascii="Tahoma" w:eastAsia="Times New Roman" w:hAnsi="Tahoma" w:cs="Tahoma"/>
      <w:sz w:val="16"/>
      <w:szCs w:val="16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13AFC"/>
    <w:rPr>
      <w:rFonts w:ascii="Tahoma" w:eastAsia="Times New Roman" w:hAnsi="Tahoma" w:cs="Tahoma"/>
      <w:b/>
      <w:bCs/>
      <w:sz w:val="20"/>
      <w:szCs w:val="20"/>
      <w:lang w:eastAsia="en-US"/>
    </w:rPr>
  </w:style>
  <w:style w:type="character" w:customStyle="1" w:styleId="Ttulo1Char">
    <w:name w:val="Título 1 Char"/>
    <w:basedOn w:val="Fontepargpadro"/>
    <w:link w:val="Ttulo1"/>
    <w:rsid w:val="00D1464D"/>
    <w:rPr>
      <w:rFonts w:ascii="Arial" w:eastAsia="Times New Roman" w:hAnsi="Arial" w:cs="Arial"/>
      <w:b/>
      <w:bCs/>
      <w:sz w:val="32"/>
      <w:szCs w:val="32"/>
      <w:lang w:eastAsia="en-US"/>
    </w:rPr>
  </w:style>
  <w:style w:type="character" w:customStyle="1" w:styleId="NormalArialChar">
    <w:name w:val="Normal + Arial Char"/>
    <w:basedOn w:val="Fontepargpadro"/>
    <w:link w:val="NormalArial"/>
    <w:rsid w:val="00584F58"/>
    <w:rPr>
      <w:rFonts w:ascii="Arial" w:eastAsia="Times New Roman" w:hAnsi="Arial" w:cs="Arial"/>
      <w:sz w:val="24"/>
      <w:szCs w:val="24"/>
      <w:lang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00256B8A"/>
    <w:rPr>
      <w:rFonts w:ascii="Tahoma" w:eastAsia="Times New Roman" w:hAnsi="Tahoma" w:cs="Tahoma"/>
      <w:sz w:val="24"/>
      <w:szCs w:val="24"/>
      <w:lang w:eastAsia="en-US"/>
    </w:rPr>
  </w:style>
  <w:style w:type="character" w:customStyle="1" w:styleId="RodapChar">
    <w:name w:val="Rodapé Char"/>
    <w:basedOn w:val="Fontepargpadro"/>
    <w:link w:val="Rodap"/>
    <w:uiPriority w:val="99"/>
    <w:rsid w:val="00256B8A"/>
    <w:rPr>
      <w:rFonts w:ascii="Tahoma" w:eastAsia="Times New Roman" w:hAnsi="Tahoma" w:cs="Tahoma"/>
      <w:sz w:val="24"/>
      <w:szCs w:val="24"/>
      <w:lang w:eastAsia="en-US"/>
    </w:rPr>
  </w:style>
  <w:style w:type="character" w:customStyle="1" w:styleId="LinkdaInternet">
    <w:name w:val="Link da Internet"/>
    <w:basedOn w:val="Fontepargpadro"/>
    <w:uiPriority w:val="99"/>
    <w:unhideWhenUsed/>
    <w:rsid w:val="00357BEC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D1464D"/>
    <w:rPr>
      <w:b/>
      <w:bCs/>
    </w:rPr>
  </w:style>
  <w:style w:type="character" w:customStyle="1" w:styleId="Ttulo2Char">
    <w:name w:val="Título 2 Char"/>
    <w:basedOn w:val="Fontepargpadro"/>
    <w:link w:val="Ttulo2"/>
    <w:uiPriority w:val="9"/>
    <w:rsid w:val="00D1464D"/>
    <w:rPr>
      <w:rFonts w:ascii="Arial" w:eastAsia="Times New Roman" w:hAnsi="Arial" w:cs="Times New Roman"/>
      <w:b/>
      <w:bCs/>
      <w:i/>
      <w:iCs/>
      <w:sz w:val="28"/>
      <w:szCs w:val="28"/>
      <w:lang w:eastAsia="en-US"/>
    </w:rPr>
  </w:style>
  <w:style w:type="character" w:customStyle="1" w:styleId="CorpodetextoChar">
    <w:name w:val="Corpo de texto Char"/>
    <w:basedOn w:val="Fontepargpadro"/>
    <w:link w:val="Corpodotexto"/>
    <w:rsid w:val="00600696"/>
    <w:rPr>
      <w:rFonts w:ascii="Arial" w:eastAsia="Times New Roman" w:hAnsi="Arial" w:cs="Tahoma"/>
      <w:sz w:val="24"/>
      <w:szCs w:val="24"/>
      <w:lang w:eastAsia="en-US"/>
    </w:rPr>
  </w:style>
  <w:style w:type="character" w:customStyle="1" w:styleId="Seo1Char">
    <w:name w:val="Seção 1 Char"/>
    <w:basedOn w:val="Ttulo1Char"/>
    <w:link w:val="Seo1"/>
    <w:rsid w:val="00964E3B"/>
    <w:rPr>
      <w:rFonts w:ascii="Arial" w:eastAsia="Times New Roman" w:hAnsi="Arial" w:cs="Arial"/>
      <w:b/>
      <w:bCs/>
      <w:sz w:val="32"/>
      <w:szCs w:val="32"/>
      <w:lang w:eastAsia="en-US"/>
    </w:rPr>
  </w:style>
  <w:style w:type="character" w:customStyle="1" w:styleId="Seo2Char">
    <w:name w:val="Seção 2 Char"/>
    <w:basedOn w:val="Ttulo2Char"/>
    <w:link w:val="Seo2"/>
    <w:rsid w:val="004E746A"/>
    <w:rPr>
      <w:rFonts w:ascii="Arial" w:eastAsia="Times New Roman" w:hAnsi="Arial" w:cs="Times New Roman"/>
      <w:b/>
      <w:bCs/>
      <w:i/>
      <w:iCs/>
      <w:sz w:val="28"/>
      <w:szCs w:val="28"/>
      <w:lang w:eastAsia="en-US"/>
    </w:rPr>
  </w:style>
  <w:style w:type="character" w:customStyle="1" w:styleId="Ttulo3Char">
    <w:name w:val="Título 3 Char"/>
    <w:basedOn w:val="Fontepargpadro"/>
    <w:link w:val="Ttulo3"/>
    <w:uiPriority w:val="9"/>
    <w:rsid w:val="008B064F"/>
    <w:rPr>
      <w:rFonts w:ascii="Arial" w:eastAsia="Times New Roman" w:hAnsi="Arial"/>
      <w:b/>
      <w:bCs/>
      <w:iCs/>
      <w:sz w:val="26"/>
      <w:szCs w:val="26"/>
      <w:lang w:eastAsia="en-US"/>
    </w:rPr>
  </w:style>
  <w:style w:type="character" w:customStyle="1" w:styleId="ListLabel1">
    <w:name w:val="ListLabel 1"/>
    <w:rPr>
      <w:rFonts w:cs="Times New Roman"/>
      <w:b w:val="0"/>
      <w:bCs w:val="0"/>
      <w:i w:val="0"/>
      <w:iCs w:val="0"/>
      <w:caps w:val="0"/>
      <w:smallCaps w:val="0"/>
      <w:strike w:val="0"/>
      <w:dstrike w:val="0"/>
      <w:outline w:val="0"/>
      <w:shadow w:val="0"/>
      <w:emboss w:val="0"/>
      <w:imprint w:val="0"/>
      <w:vanish w:val="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b w:val="0"/>
      <w:bCs w:val="0"/>
      <w:i w:val="0"/>
      <w:iCs w:val="0"/>
      <w:caps w:val="0"/>
      <w:smallCaps w:val="0"/>
      <w:strike w:val="0"/>
      <w:dstrike w:val="0"/>
      <w:outline w:val="0"/>
      <w:shadow w:val="0"/>
      <w:emboss w:val="0"/>
      <w:imprint w:val="0"/>
      <w:vanish w:val="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4">
    <w:name w:val="ListLabel 4"/>
    <w:rPr>
      <w:rFonts w:cs="Symbol"/>
    </w:rPr>
  </w:style>
  <w:style w:type="character" w:customStyle="1" w:styleId="ListLabel5">
    <w:name w:val="ListLabel 5"/>
    <w:rPr>
      <w:rFonts w:cs="Courier New"/>
    </w:rPr>
  </w:style>
  <w:style w:type="character" w:customStyle="1" w:styleId="ListLabel6">
    <w:name w:val="ListLabel 6"/>
    <w:rPr>
      <w:rFonts w:cs="Wingdings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7">
    <w:name w:val="ListLabel 7"/>
    <w:rPr>
      <w:b w:val="0"/>
      <w:bCs w:val="0"/>
      <w:i w:val="0"/>
      <w:iCs w:val="0"/>
      <w:caps w:val="0"/>
      <w:smallCaps w:val="0"/>
      <w:strike w:val="0"/>
      <w:dstrike w:val="0"/>
      <w:outline w:val="0"/>
      <w:shadow w:val="0"/>
      <w:emboss w:val="0"/>
      <w:imprint w:val="0"/>
      <w:vanish w:val="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8">
    <w:name w:val="ListLabel 8"/>
    <w:rPr>
      <w:rFonts w:cs="Symbol"/>
    </w:rPr>
  </w:style>
  <w:style w:type="character" w:customStyle="1" w:styleId="ListLabel9">
    <w:name w:val="ListLabel 9"/>
    <w:rPr>
      <w:rFonts w:cs="Courier New"/>
    </w:rPr>
  </w:style>
  <w:style w:type="character" w:customStyle="1" w:styleId="ListLabel10">
    <w:name w:val="ListLabel 10"/>
    <w:rPr>
      <w:rFonts w:cs="Wingdings"/>
    </w:rPr>
  </w:style>
  <w:style w:type="character" w:customStyle="1" w:styleId="ListLabel11">
    <w:name w:val="ListLabel 11"/>
    <w:rPr>
      <w:b w:val="0"/>
      <w:bCs w:val="0"/>
      <w:i w:val="0"/>
      <w:iCs w:val="0"/>
      <w:caps w:val="0"/>
      <w:smallCaps w:val="0"/>
      <w:strike w:val="0"/>
      <w:dstrike w:val="0"/>
      <w:outline w:val="0"/>
      <w:shadow w:val="0"/>
      <w:emboss w:val="0"/>
      <w:imprint w:val="0"/>
      <w:vanish w:val="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12">
    <w:name w:val="ListLabel 12"/>
    <w:rPr>
      <w:rFonts w:cs="Symbol"/>
    </w:rPr>
  </w:style>
  <w:style w:type="character" w:customStyle="1" w:styleId="ListLabel13">
    <w:name w:val="ListLabel 13"/>
    <w:rPr>
      <w:rFonts w:cs="Courier New"/>
    </w:rPr>
  </w:style>
  <w:style w:type="character" w:customStyle="1" w:styleId="ListLabel14">
    <w:name w:val="ListLabel 14"/>
    <w:rPr>
      <w:rFonts w:cs="Wingdings"/>
    </w:rPr>
  </w:style>
  <w:style w:type="character" w:customStyle="1" w:styleId="ListLabel15">
    <w:name w:val="ListLabel 15"/>
    <w:rPr>
      <w:b w:val="0"/>
      <w:bCs w:val="0"/>
      <w:i w:val="0"/>
      <w:iCs w:val="0"/>
      <w:caps w:val="0"/>
      <w:smallCaps w:val="0"/>
      <w:strike w:val="0"/>
      <w:dstrike w:val="0"/>
      <w:outline w:val="0"/>
      <w:shadow w:val="0"/>
      <w:emboss w:val="0"/>
      <w:imprint w:val="0"/>
      <w:vanish w:val="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16">
    <w:name w:val="ListLabel 16"/>
    <w:rPr>
      <w:rFonts w:cs="Symbol"/>
    </w:rPr>
  </w:style>
  <w:style w:type="character" w:customStyle="1" w:styleId="ListLabel17">
    <w:name w:val="ListLabel 17"/>
    <w:rPr>
      <w:rFonts w:cs="Courier New"/>
    </w:rPr>
  </w:style>
  <w:style w:type="character" w:customStyle="1" w:styleId="ListLabel18">
    <w:name w:val="ListLabel 18"/>
    <w:rPr>
      <w:rFonts w:cs="Wingdings"/>
    </w:rPr>
  </w:style>
  <w:style w:type="character" w:customStyle="1" w:styleId="ListLabel19">
    <w:name w:val="ListLabel 19"/>
    <w:rPr>
      <w:b w:val="0"/>
      <w:bCs w:val="0"/>
      <w:i w:val="0"/>
      <w:iCs w:val="0"/>
      <w:caps w:val="0"/>
      <w:smallCaps w:val="0"/>
      <w:strike w:val="0"/>
      <w:dstrike w:val="0"/>
      <w:outline w:val="0"/>
      <w:shadow w:val="0"/>
      <w:emboss w:val="0"/>
      <w:imprint w:val="0"/>
      <w:vanish w:val="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20">
    <w:name w:val="ListLabel 20"/>
    <w:rPr>
      <w:rFonts w:cs="Symbol"/>
    </w:rPr>
  </w:style>
  <w:style w:type="character" w:customStyle="1" w:styleId="ListLabel21">
    <w:name w:val="ListLabel 21"/>
    <w:rPr>
      <w:rFonts w:cs="Courier New"/>
    </w:rPr>
  </w:style>
  <w:style w:type="character" w:customStyle="1" w:styleId="ListLabel22">
    <w:name w:val="ListLabel 22"/>
    <w:rPr>
      <w:rFonts w:cs="Wingdings"/>
    </w:rPr>
  </w:style>
  <w:style w:type="character" w:customStyle="1" w:styleId="ListLabel23">
    <w:name w:val="ListLabel 23"/>
    <w:rPr>
      <w:b w:val="0"/>
      <w:bCs w:val="0"/>
      <w:i w:val="0"/>
      <w:iCs w:val="0"/>
      <w:caps w:val="0"/>
      <w:smallCaps w:val="0"/>
      <w:strike w:val="0"/>
      <w:dstrike w:val="0"/>
      <w:outline w:val="0"/>
      <w:shadow w:val="0"/>
      <w:emboss w:val="0"/>
      <w:imprint w:val="0"/>
      <w:vanish w:val="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24">
    <w:name w:val="ListLabel 24"/>
    <w:rPr>
      <w:rFonts w:cs="Symbol"/>
    </w:rPr>
  </w:style>
  <w:style w:type="character" w:customStyle="1" w:styleId="ListLabel25">
    <w:name w:val="ListLabel 25"/>
    <w:rPr>
      <w:rFonts w:cs="Courier New"/>
    </w:rPr>
  </w:style>
  <w:style w:type="character" w:customStyle="1" w:styleId="ListLabel26">
    <w:name w:val="ListLabel 26"/>
    <w:rPr>
      <w:rFonts w:cs="Wingdings"/>
    </w:rPr>
  </w:style>
  <w:style w:type="character" w:customStyle="1" w:styleId="ListLabel27">
    <w:name w:val="ListLabel 27"/>
    <w:rPr>
      <w:b w:val="0"/>
      <w:bCs w:val="0"/>
      <w:i w:val="0"/>
      <w:iCs w:val="0"/>
      <w:caps w:val="0"/>
      <w:smallCaps w:val="0"/>
      <w:strike w:val="0"/>
      <w:dstrike w:val="0"/>
      <w:outline w:val="0"/>
      <w:shadow w:val="0"/>
      <w:emboss w:val="0"/>
      <w:imprint w:val="0"/>
      <w:vanish w:val="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28">
    <w:name w:val="ListLabel 28"/>
    <w:rPr>
      <w:rFonts w:cs="Symbol"/>
    </w:rPr>
  </w:style>
  <w:style w:type="character" w:customStyle="1" w:styleId="ListLabel29">
    <w:name w:val="ListLabel 29"/>
    <w:rPr>
      <w:rFonts w:cs="Courier New"/>
    </w:rPr>
  </w:style>
  <w:style w:type="character" w:customStyle="1" w:styleId="ListLabel30">
    <w:name w:val="ListLabel 30"/>
    <w:rPr>
      <w:rFonts w:cs="Wingdings"/>
    </w:rPr>
  </w:style>
  <w:style w:type="character" w:customStyle="1" w:styleId="ListLabel31">
    <w:name w:val="ListLabel 31"/>
    <w:rPr>
      <w:b w:val="0"/>
      <w:bCs w:val="0"/>
      <w:i w:val="0"/>
      <w:iCs w:val="0"/>
      <w:caps w:val="0"/>
      <w:smallCaps w:val="0"/>
      <w:strike w:val="0"/>
      <w:dstrike w:val="0"/>
      <w:outline w:val="0"/>
      <w:shadow w:val="0"/>
      <w:emboss w:val="0"/>
      <w:imprint w:val="0"/>
      <w:vanish w:val="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32">
    <w:name w:val="ListLabel 32"/>
    <w:rPr>
      <w:rFonts w:cs="Symbol"/>
    </w:rPr>
  </w:style>
  <w:style w:type="character" w:customStyle="1" w:styleId="ListLabel33">
    <w:name w:val="ListLabel 33"/>
    <w:rPr>
      <w:rFonts w:cs="Courier New"/>
    </w:rPr>
  </w:style>
  <w:style w:type="character" w:customStyle="1" w:styleId="ListLabel34">
    <w:name w:val="ListLabel 34"/>
    <w:rPr>
      <w:rFonts w:cs="Wingdings"/>
    </w:rPr>
  </w:style>
  <w:style w:type="character" w:customStyle="1" w:styleId="ListLabel35">
    <w:name w:val="ListLabel 35"/>
    <w:rPr>
      <w:b w:val="0"/>
      <w:bCs w:val="0"/>
      <w:i w:val="0"/>
      <w:iCs w:val="0"/>
      <w:caps w:val="0"/>
      <w:smallCaps w:val="0"/>
      <w:strike w:val="0"/>
      <w:dstrike w:val="0"/>
      <w:outline w:val="0"/>
      <w:shadow w:val="0"/>
      <w:emboss w:val="0"/>
      <w:imprint w:val="0"/>
      <w:vanish w:val="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36">
    <w:name w:val="ListLabel 36"/>
    <w:rPr>
      <w:rFonts w:cs="Symbol"/>
    </w:rPr>
  </w:style>
  <w:style w:type="character" w:customStyle="1" w:styleId="ListLabel37">
    <w:name w:val="ListLabel 37"/>
    <w:rPr>
      <w:rFonts w:cs="Courier New"/>
    </w:rPr>
  </w:style>
  <w:style w:type="character" w:customStyle="1" w:styleId="ListLabel38">
    <w:name w:val="ListLabel 38"/>
    <w:rPr>
      <w:rFonts w:cs="Wingdings"/>
    </w:rPr>
  </w:style>
  <w:style w:type="character" w:customStyle="1" w:styleId="ListLabel39">
    <w:name w:val="ListLabel 39"/>
    <w:rPr>
      <w:b w:val="0"/>
      <w:bCs w:val="0"/>
      <w:i w:val="0"/>
      <w:iCs w:val="0"/>
      <w:caps w:val="0"/>
      <w:smallCaps w:val="0"/>
      <w:strike w:val="0"/>
      <w:dstrike w:val="0"/>
      <w:outline w:val="0"/>
      <w:shadow w:val="0"/>
      <w:emboss w:val="0"/>
      <w:imprint w:val="0"/>
      <w:vanish w:val="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40">
    <w:name w:val="ListLabel 40"/>
    <w:rPr>
      <w:rFonts w:cs="Symbol"/>
    </w:rPr>
  </w:style>
  <w:style w:type="character" w:customStyle="1" w:styleId="ListLabel41">
    <w:name w:val="ListLabel 41"/>
    <w:rPr>
      <w:rFonts w:cs="Courier New"/>
    </w:rPr>
  </w:style>
  <w:style w:type="character" w:customStyle="1" w:styleId="ListLabel42">
    <w:name w:val="ListLabel 42"/>
    <w:rPr>
      <w:rFonts w:cs="Wingdings"/>
    </w:rPr>
  </w:style>
  <w:style w:type="character" w:customStyle="1" w:styleId="ListLabel43">
    <w:name w:val="ListLabel 43"/>
    <w:rPr>
      <w:b w:val="0"/>
      <w:bCs w:val="0"/>
      <w:i w:val="0"/>
      <w:iCs w:val="0"/>
      <w:caps w:val="0"/>
      <w:smallCaps w:val="0"/>
      <w:strike w:val="0"/>
      <w:dstrike w:val="0"/>
      <w:outline w:val="0"/>
      <w:shadow w:val="0"/>
      <w:emboss w:val="0"/>
      <w:imprint w:val="0"/>
      <w:vanish w:val="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44">
    <w:name w:val="ListLabel 44"/>
    <w:rPr>
      <w:rFonts w:cs="Symbol"/>
    </w:rPr>
  </w:style>
  <w:style w:type="character" w:customStyle="1" w:styleId="ListLabel45">
    <w:name w:val="ListLabel 45"/>
    <w:rPr>
      <w:rFonts w:cs="Courier New"/>
    </w:rPr>
  </w:style>
  <w:style w:type="character" w:customStyle="1" w:styleId="ListLabel46">
    <w:name w:val="ListLabel 46"/>
    <w:rPr>
      <w:rFonts w:cs="Wingdings"/>
    </w:rPr>
  </w:style>
  <w:style w:type="character" w:customStyle="1" w:styleId="ListLabel47">
    <w:name w:val="ListLabel 47"/>
    <w:rPr>
      <w:b w:val="0"/>
      <w:bCs w:val="0"/>
      <w:i w:val="0"/>
      <w:iCs w:val="0"/>
      <w:caps w:val="0"/>
      <w:smallCaps w:val="0"/>
      <w:strike w:val="0"/>
      <w:dstrike w:val="0"/>
      <w:outline w:val="0"/>
      <w:shadow w:val="0"/>
      <w:emboss w:val="0"/>
      <w:imprint w:val="0"/>
      <w:vanish w:val="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48">
    <w:name w:val="ListLabel 48"/>
    <w:rPr>
      <w:rFonts w:cs="Symbol"/>
    </w:rPr>
  </w:style>
  <w:style w:type="character" w:customStyle="1" w:styleId="ListLabel49">
    <w:name w:val="ListLabel 49"/>
    <w:rPr>
      <w:rFonts w:cs="Courier New"/>
    </w:rPr>
  </w:style>
  <w:style w:type="character" w:customStyle="1" w:styleId="ListLabel50">
    <w:name w:val="ListLabel 50"/>
    <w:rPr>
      <w:rFonts w:cs="Wingdings"/>
    </w:rPr>
  </w:style>
  <w:style w:type="character" w:customStyle="1" w:styleId="ListLabel51">
    <w:name w:val="ListLabel 51"/>
    <w:rPr>
      <w:b w:val="0"/>
      <w:bCs w:val="0"/>
      <w:i w:val="0"/>
      <w:iCs w:val="0"/>
      <w:caps w:val="0"/>
      <w:smallCaps w:val="0"/>
      <w:strike w:val="0"/>
      <w:dstrike w:val="0"/>
      <w:outline w:val="0"/>
      <w:shadow w:val="0"/>
      <w:emboss w:val="0"/>
      <w:imprint w:val="0"/>
      <w:vanish w:val="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52">
    <w:name w:val="ListLabel 52"/>
    <w:rPr>
      <w:rFonts w:cs="Symbol"/>
    </w:rPr>
  </w:style>
  <w:style w:type="character" w:customStyle="1" w:styleId="ListLabel53">
    <w:name w:val="ListLabel 53"/>
    <w:rPr>
      <w:rFonts w:cs="Courier New"/>
    </w:rPr>
  </w:style>
  <w:style w:type="character" w:customStyle="1" w:styleId="ListLabel54">
    <w:name w:val="ListLabel 54"/>
    <w:rPr>
      <w:rFonts w:cs="Wingdings"/>
    </w:rPr>
  </w:style>
  <w:style w:type="character" w:customStyle="1" w:styleId="ListLabel55">
    <w:name w:val="ListLabel 55"/>
    <w:rPr>
      <w:b w:val="0"/>
      <w:bCs w:val="0"/>
      <w:i w:val="0"/>
      <w:iCs w:val="0"/>
      <w:caps w:val="0"/>
      <w:smallCaps w:val="0"/>
      <w:strike w:val="0"/>
      <w:dstrike w:val="0"/>
      <w:outline w:val="0"/>
      <w:shadow w:val="0"/>
      <w:emboss w:val="0"/>
      <w:imprint w:val="0"/>
      <w:vanish w:val="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56">
    <w:name w:val="ListLabel 56"/>
    <w:rPr>
      <w:rFonts w:cs="Symbol"/>
    </w:rPr>
  </w:style>
  <w:style w:type="character" w:customStyle="1" w:styleId="ListLabel57">
    <w:name w:val="ListLabel 57"/>
    <w:rPr>
      <w:rFonts w:cs="Courier New"/>
    </w:rPr>
  </w:style>
  <w:style w:type="character" w:customStyle="1" w:styleId="ListLabel58">
    <w:name w:val="ListLabel 58"/>
    <w:rPr>
      <w:rFonts w:cs="Wingdings"/>
    </w:rPr>
  </w:style>
  <w:style w:type="character" w:customStyle="1" w:styleId="ListLabel59">
    <w:name w:val="ListLabel 59"/>
    <w:rPr>
      <w:b w:val="0"/>
      <w:bCs w:val="0"/>
      <w:i w:val="0"/>
      <w:iCs w:val="0"/>
      <w:caps w:val="0"/>
      <w:smallCaps w:val="0"/>
      <w:strike w:val="0"/>
      <w:dstrike w:val="0"/>
      <w:outline w:val="0"/>
      <w:shadow w:val="0"/>
      <w:emboss w:val="0"/>
      <w:imprint w:val="0"/>
      <w:vanish w:val="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60">
    <w:name w:val="ListLabel 60"/>
    <w:rPr>
      <w:rFonts w:cs="Symbol"/>
    </w:rPr>
  </w:style>
  <w:style w:type="character" w:customStyle="1" w:styleId="ListLabel61">
    <w:name w:val="ListLabel 61"/>
    <w:rPr>
      <w:rFonts w:cs="Courier New"/>
    </w:rPr>
  </w:style>
  <w:style w:type="character" w:customStyle="1" w:styleId="ListLabel62">
    <w:name w:val="ListLabel 62"/>
    <w:rPr>
      <w:rFonts w:cs="Wingdings"/>
    </w:rPr>
  </w:style>
  <w:style w:type="character" w:customStyle="1" w:styleId="ListLabel63">
    <w:name w:val="ListLabel 63"/>
    <w:rPr>
      <w:b w:val="0"/>
      <w:bCs w:val="0"/>
      <w:i w:val="0"/>
      <w:iCs w:val="0"/>
      <w:caps w:val="0"/>
      <w:smallCaps w:val="0"/>
      <w:strike w:val="0"/>
      <w:dstrike w:val="0"/>
      <w:outline w:val="0"/>
      <w:shadow w:val="0"/>
      <w:emboss w:val="0"/>
      <w:imprint w:val="0"/>
      <w:vanish w:val="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64">
    <w:name w:val="ListLabel 64"/>
    <w:rPr>
      <w:rFonts w:cs="Symbol"/>
    </w:rPr>
  </w:style>
  <w:style w:type="character" w:customStyle="1" w:styleId="ListLabel65">
    <w:name w:val="ListLabel 65"/>
    <w:rPr>
      <w:rFonts w:cs="Courier New"/>
    </w:rPr>
  </w:style>
  <w:style w:type="character" w:customStyle="1" w:styleId="ListLabel66">
    <w:name w:val="ListLabel 66"/>
    <w:rPr>
      <w:rFonts w:cs="Wingdings"/>
    </w:rPr>
  </w:style>
  <w:style w:type="character" w:customStyle="1" w:styleId="ListLabel67">
    <w:name w:val="ListLabel 67"/>
    <w:rPr>
      <w:b w:val="0"/>
      <w:bCs w:val="0"/>
      <w:i w:val="0"/>
      <w:iCs w:val="0"/>
      <w:caps w:val="0"/>
      <w:smallCaps w:val="0"/>
      <w:strike w:val="0"/>
      <w:dstrike w:val="0"/>
      <w:outline w:val="0"/>
      <w:shadow w:val="0"/>
      <w:emboss w:val="0"/>
      <w:imprint w:val="0"/>
      <w:vanish w:val="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68">
    <w:name w:val="ListLabel 68"/>
    <w:rPr>
      <w:rFonts w:cs="Symbol"/>
    </w:rPr>
  </w:style>
  <w:style w:type="character" w:customStyle="1" w:styleId="ListLabel69">
    <w:name w:val="ListLabel 69"/>
    <w:rPr>
      <w:rFonts w:cs="Courier New"/>
    </w:rPr>
  </w:style>
  <w:style w:type="character" w:customStyle="1" w:styleId="ListLabel70">
    <w:name w:val="ListLabel 70"/>
    <w:rPr>
      <w:rFonts w:cs="Wingdings"/>
    </w:rPr>
  </w:style>
  <w:style w:type="character" w:customStyle="1" w:styleId="ListLabel71">
    <w:name w:val="ListLabel 71"/>
    <w:rPr>
      <w:b w:val="0"/>
      <w:bCs w:val="0"/>
      <w:i w:val="0"/>
      <w:iCs w:val="0"/>
      <w:caps w:val="0"/>
      <w:smallCaps w:val="0"/>
      <w:strike w:val="0"/>
      <w:dstrike w:val="0"/>
      <w:outline w:val="0"/>
      <w:shadow w:val="0"/>
      <w:emboss w:val="0"/>
      <w:imprint w:val="0"/>
      <w:vanish w:val="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72">
    <w:name w:val="ListLabel 72"/>
    <w:rPr>
      <w:rFonts w:cs="Symbol"/>
    </w:rPr>
  </w:style>
  <w:style w:type="character" w:customStyle="1" w:styleId="ListLabel73">
    <w:name w:val="ListLabel 73"/>
    <w:rPr>
      <w:rFonts w:cs="Courier New"/>
    </w:rPr>
  </w:style>
  <w:style w:type="character" w:customStyle="1" w:styleId="ListLabel74">
    <w:name w:val="ListLabel 74"/>
    <w:rPr>
      <w:rFonts w:cs="Wingdings"/>
    </w:rPr>
  </w:style>
  <w:style w:type="character" w:customStyle="1" w:styleId="ListLabel75">
    <w:name w:val="ListLabel 75"/>
    <w:rPr>
      <w:b w:val="0"/>
      <w:bCs w:val="0"/>
      <w:i w:val="0"/>
      <w:iCs w:val="0"/>
      <w:caps w:val="0"/>
      <w:smallCaps w:val="0"/>
      <w:strike w:val="0"/>
      <w:dstrike w:val="0"/>
      <w:outline w:val="0"/>
      <w:shadow w:val="0"/>
      <w:emboss w:val="0"/>
      <w:imprint w:val="0"/>
      <w:vanish w:val="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76">
    <w:name w:val="ListLabel 76"/>
    <w:rPr>
      <w:rFonts w:cs="Symbol"/>
    </w:rPr>
  </w:style>
  <w:style w:type="character" w:customStyle="1" w:styleId="ListLabel77">
    <w:name w:val="ListLabel 77"/>
    <w:rPr>
      <w:rFonts w:cs="Courier New"/>
    </w:rPr>
  </w:style>
  <w:style w:type="character" w:customStyle="1" w:styleId="ListLabel78">
    <w:name w:val="ListLabel 78"/>
    <w:rPr>
      <w:rFonts w:cs="Wingdings"/>
    </w:rPr>
  </w:style>
  <w:style w:type="character" w:customStyle="1" w:styleId="ListLabel79">
    <w:name w:val="ListLabel 79"/>
    <w:rPr>
      <w:b w:val="0"/>
      <w:bCs w:val="0"/>
      <w:i w:val="0"/>
      <w:iCs w:val="0"/>
      <w:caps w:val="0"/>
      <w:smallCaps w:val="0"/>
      <w:strike w:val="0"/>
      <w:dstrike w:val="0"/>
      <w:outline w:val="0"/>
      <w:shadow w:val="0"/>
      <w:emboss w:val="0"/>
      <w:imprint w:val="0"/>
      <w:vanish w:val="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80">
    <w:name w:val="ListLabel 80"/>
    <w:rPr>
      <w:rFonts w:cs="Symbol"/>
    </w:rPr>
  </w:style>
  <w:style w:type="character" w:customStyle="1" w:styleId="ListLabel81">
    <w:name w:val="ListLabel 81"/>
    <w:rPr>
      <w:rFonts w:cs="Courier New"/>
    </w:rPr>
  </w:style>
  <w:style w:type="character" w:customStyle="1" w:styleId="ListLabel82">
    <w:name w:val="ListLabel 82"/>
    <w:rPr>
      <w:rFonts w:cs="Wingdings"/>
    </w:rPr>
  </w:style>
  <w:style w:type="character" w:customStyle="1" w:styleId="ListLabel83">
    <w:name w:val="ListLabel 83"/>
    <w:rPr>
      <w:b w:val="0"/>
      <w:bCs w:val="0"/>
      <w:i w:val="0"/>
      <w:iCs w:val="0"/>
      <w:caps w:val="0"/>
      <w:smallCaps w:val="0"/>
      <w:strike w:val="0"/>
      <w:dstrike w:val="0"/>
      <w:outline w:val="0"/>
      <w:shadow w:val="0"/>
      <w:emboss w:val="0"/>
      <w:imprint w:val="0"/>
      <w:vanish w:val="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84">
    <w:name w:val="ListLabel 84"/>
    <w:rPr>
      <w:rFonts w:cs="Symbol"/>
    </w:rPr>
  </w:style>
  <w:style w:type="character" w:customStyle="1" w:styleId="ListLabel85">
    <w:name w:val="ListLabel 85"/>
    <w:rPr>
      <w:rFonts w:cs="Courier New"/>
    </w:rPr>
  </w:style>
  <w:style w:type="character" w:customStyle="1" w:styleId="ListLabel86">
    <w:name w:val="ListLabel 86"/>
    <w:rPr>
      <w:rFonts w:cs="Wingdings"/>
    </w:rPr>
  </w:style>
  <w:style w:type="character" w:customStyle="1" w:styleId="ListLabel87">
    <w:name w:val="ListLabel 87"/>
    <w:rPr>
      <w:b w:val="0"/>
      <w:bCs w:val="0"/>
      <w:i w:val="0"/>
      <w:iCs w:val="0"/>
      <w:caps w:val="0"/>
      <w:smallCaps w:val="0"/>
      <w:strike w:val="0"/>
      <w:dstrike w:val="0"/>
      <w:outline w:val="0"/>
      <w:shadow w:val="0"/>
      <w:emboss w:val="0"/>
      <w:imprint w:val="0"/>
      <w:vanish w:val="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88">
    <w:name w:val="ListLabel 88"/>
    <w:rPr>
      <w:rFonts w:cs="Symbol"/>
    </w:rPr>
  </w:style>
  <w:style w:type="character" w:customStyle="1" w:styleId="ListLabel89">
    <w:name w:val="ListLabel 89"/>
    <w:rPr>
      <w:rFonts w:cs="Courier New"/>
    </w:rPr>
  </w:style>
  <w:style w:type="character" w:customStyle="1" w:styleId="ListLabel90">
    <w:name w:val="ListLabel 90"/>
    <w:rPr>
      <w:rFonts w:cs="Wingdings"/>
    </w:rPr>
  </w:style>
  <w:style w:type="character" w:customStyle="1" w:styleId="ListLabel91">
    <w:name w:val="ListLabel 91"/>
    <w:rPr>
      <w:b w:val="0"/>
      <w:bCs w:val="0"/>
      <w:i w:val="0"/>
      <w:iCs w:val="0"/>
      <w:caps w:val="0"/>
      <w:smallCaps w:val="0"/>
      <w:strike w:val="0"/>
      <w:dstrike w:val="0"/>
      <w:outline w:val="0"/>
      <w:shadow w:val="0"/>
      <w:emboss w:val="0"/>
      <w:imprint w:val="0"/>
      <w:vanish w:val="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92">
    <w:name w:val="ListLabel 92"/>
    <w:rPr>
      <w:rFonts w:cs="Symbol"/>
    </w:rPr>
  </w:style>
  <w:style w:type="character" w:customStyle="1" w:styleId="ListLabel93">
    <w:name w:val="ListLabel 93"/>
    <w:rPr>
      <w:rFonts w:cs="Courier New"/>
    </w:rPr>
  </w:style>
  <w:style w:type="character" w:customStyle="1" w:styleId="ListLabel94">
    <w:name w:val="ListLabel 94"/>
    <w:rPr>
      <w:rFonts w:cs="Wingdings"/>
    </w:rPr>
  </w:style>
  <w:style w:type="character" w:customStyle="1" w:styleId="ListLabel95">
    <w:name w:val="ListLabel 95"/>
    <w:rPr>
      <w:b w:val="0"/>
      <w:bCs w:val="0"/>
      <w:i w:val="0"/>
      <w:iCs w:val="0"/>
      <w:caps w:val="0"/>
      <w:smallCaps w:val="0"/>
      <w:strike w:val="0"/>
      <w:dstrike w:val="0"/>
      <w:outline w:val="0"/>
      <w:shadow w:val="0"/>
      <w:emboss w:val="0"/>
      <w:imprint w:val="0"/>
      <w:vanish w:val="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96">
    <w:name w:val="ListLabel 96"/>
    <w:rPr>
      <w:rFonts w:cs="Symbol"/>
    </w:rPr>
  </w:style>
  <w:style w:type="character" w:customStyle="1" w:styleId="ListLabel97">
    <w:name w:val="ListLabel 97"/>
    <w:rPr>
      <w:rFonts w:cs="Courier New"/>
    </w:rPr>
  </w:style>
  <w:style w:type="character" w:customStyle="1" w:styleId="ListLabel98">
    <w:name w:val="ListLabel 98"/>
    <w:rPr>
      <w:rFonts w:cs="Wingdings"/>
    </w:rPr>
  </w:style>
  <w:style w:type="character" w:customStyle="1" w:styleId="ListLabel99">
    <w:name w:val="ListLabel 99"/>
    <w:rPr>
      <w:b w:val="0"/>
      <w:bCs w:val="0"/>
      <w:i w:val="0"/>
      <w:iCs w:val="0"/>
      <w:caps w:val="0"/>
      <w:smallCaps w:val="0"/>
      <w:strike w:val="0"/>
      <w:dstrike w:val="0"/>
      <w:outline w:val="0"/>
      <w:shadow w:val="0"/>
      <w:emboss w:val="0"/>
      <w:imprint w:val="0"/>
      <w:vanish w:val="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100">
    <w:name w:val="ListLabel 100"/>
    <w:rPr>
      <w:rFonts w:cs="Symbol"/>
    </w:rPr>
  </w:style>
  <w:style w:type="character" w:customStyle="1" w:styleId="ListLabel101">
    <w:name w:val="ListLabel 101"/>
    <w:rPr>
      <w:rFonts w:cs="Courier New"/>
    </w:rPr>
  </w:style>
  <w:style w:type="character" w:customStyle="1" w:styleId="ListLabel102">
    <w:name w:val="ListLabel 102"/>
    <w:rPr>
      <w:rFonts w:cs="Wingdings"/>
    </w:rPr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customStyle="1" w:styleId="ListLabel103">
    <w:name w:val="ListLabel 103"/>
    <w:rPr>
      <w:b w:val="0"/>
      <w:bCs w:val="0"/>
      <w:i w:val="0"/>
      <w:iCs w:val="0"/>
      <w:caps w:val="0"/>
      <w:smallCaps w:val="0"/>
      <w:strike w:val="0"/>
      <w:dstrike w:val="0"/>
      <w:outline w:val="0"/>
      <w:shadow w:val="0"/>
      <w:emboss w:val="0"/>
      <w:imprint w:val="0"/>
      <w:vanish w:val="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104">
    <w:name w:val="ListLabel 104"/>
    <w:rPr>
      <w:rFonts w:cs="Symbol"/>
    </w:rPr>
  </w:style>
  <w:style w:type="character" w:customStyle="1" w:styleId="ListLabel105">
    <w:name w:val="ListLabel 105"/>
    <w:rPr>
      <w:rFonts w:cs="Courier New"/>
    </w:rPr>
  </w:style>
  <w:style w:type="character" w:customStyle="1" w:styleId="ListLabel106">
    <w:name w:val="ListLabel 106"/>
    <w:rPr>
      <w:rFonts w:cs="Wingdings"/>
    </w:rPr>
  </w:style>
  <w:style w:type="character" w:customStyle="1" w:styleId="ListLabel107">
    <w:name w:val="ListLabel 107"/>
    <w:rPr>
      <w:b w:val="0"/>
      <w:bCs w:val="0"/>
      <w:i w:val="0"/>
      <w:iCs w:val="0"/>
      <w:caps w:val="0"/>
      <w:smallCaps w:val="0"/>
      <w:strike w:val="0"/>
      <w:dstrike w:val="0"/>
      <w:outline w:val="0"/>
      <w:shadow w:val="0"/>
      <w:emboss w:val="0"/>
      <w:imprint w:val="0"/>
      <w:vanish w:val="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108">
    <w:name w:val="ListLabel 108"/>
    <w:rPr>
      <w:rFonts w:cs="Symbol"/>
    </w:rPr>
  </w:style>
  <w:style w:type="character" w:customStyle="1" w:styleId="ListLabel109">
    <w:name w:val="ListLabel 109"/>
    <w:rPr>
      <w:rFonts w:cs="Courier New"/>
    </w:rPr>
  </w:style>
  <w:style w:type="character" w:customStyle="1" w:styleId="ListLabel110">
    <w:name w:val="ListLabel 110"/>
    <w:rPr>
      <w:rFonts w:cs="Wingdings"/>
    </w:rPr>
  </w:style>
  <w:style w:type="character" w:customStyle="1" w:styleId="ListLabel111">
    <w:name w:val="ListLabel 111"/>
    <w:rPr>
      <w:b w:val="0"/>
      <w:bCs w:val="0"/>
      <w:i w:val="0"/>
      <w:iCs w:val="0"/>
      <w:caps w:val="0"/>
      <w:smallCaps w:val="0"/>
      <w:strike w:val="0"/>
      <w:dstrike w:val="0"/>
      <w:outline w:val="0"/>
      <w:shadow w:val="0"/>
      <w:emboss w:val="0"/>
      <w:imprint w:val="0"/>
      <w:vanish w:val="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112">
    <w:name w:val="ListLabel 112"/>
    <w:rPr>
      <w:rFonts w:cs="Symbol"/>
    </w:rPr>
  </w:style>
  <w:style w:type="character" w:customStyle="1" w:styleId="ListLabel113">
    <w:name w:val="ListLabel 113"/>
    <w:rPr>
      <w:rFonts w:cs="Courier New"/>
    </w:rPr>
  </w:style>
  <w:style w:type="character" w:customStyle="1" w:styleId="ListLabel114">
    <w:name w:val="ListLabel 114"/>
    <w:rPr>
      <w:rFonts w:cs="Wingdings"/>
    </w:rPr>
  </w:style>
  <w:style w:type="character" w:customStyle="1" w:styleId="ListLabel115">
    <w:name w:val="ListLabel 115"/>
    <w:rPr>
      <w:b w:val="0"/>
      <w:bCs w:val="0"/>
      <w:i w:val="0"/>
      <w:iCs w:val="0"/>
      <w:caps w:val="0"/>
      <w:smallCaps w:val="0"/>
      <w:strike w:val="0"/>
      <w:dstrike w:val="0"/>
      <w:outline w:val="0"/>
      <w:shadow w:val="0"/>
      <w:emboss w:val="0"/>
      <w:imprint w:val="0"/>
      <w:vanish w:val="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116">
    <w:name w:val="ListLabel 116"/>
    <w:rPr>
      <w:rFonts w:cs="Symbol"/>
    </w:rPr>
  </w:style>
  <w:style w:type="character" w:customStyle="1" w:styleId="ListLabel117">
    <w:name w:val="ListLabel 117"/>
    <w:rPr>
      <w:rFonts w:cs="Courier New"/>
    </w:rPr>
  </w:style>
  <w:style w:type="character" w:customStyle="1" w:styleId="ListLabel118">
    <w:name w:val="ListLabel 118"/>
    <w:rPr>
      <w:rFonts w:cs="Wingdings"/>
    </w:rPr>
  </w:style>
  <w:style w:type="character" w:customStyle="1" w:styleId="ListLabel119">
    <w:name w:val="ListLabel 119"/>
    <w:rPr>
      <w:b w:val="0"/>
      <w:bCs w:val="0"/>
      <w:i w:val="0"/>
      <w:iCs w:val="0"/>
      <w:caps w:val="0"/>
      <w:smallCaps w:val="0"/>
      <w:strike w:val="0"/>
      <w:dstrike w:val="0"/>
      <w:outline w:val="0"/>
      <w:shadow w:val="0"/>
      <w:emboss w:val="0"/>
      <w:imprint w:val="0"/>
      <w:vanish w:val="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120">
    <w:name w:val="ListLabel 120"/>
    <w:rPr>
      <w:rFonts w:cs="Symbol"/>
    </w:rPr>
  </w:style>
  <w:style w:type="character" w:customStyle="1" w:styleId="ListLabel121">
    <w:name w:val="ListLabel 121"/>
    <w:rPr>
      <w:rFonts w:cs="Courier New"/>
    </w:rPr>
  </w:style>
  <w:style w:type="character" w:customStyle="1" w:styleId="ListLabel122">
    <w:name w:val="ListLabel 122"/>
    <w:rPr>
      <w:rFonts w:cs="Wingdings"/>
    </w:rPr>
  </w:style>
  <w:style w:type="character" w:customStyle="1" w:styleId="ListLabel123">
    <w:name w:val="ListLabel 123"/>
    <w:rPr>
      <w:rFonts w:cs="OpenSymbol"/>
    </w:rPr>
  </w:style>
  <w:style w:type="character" w:customStyle="1" w:styleId="ListLabel124">
    <w:name w:val="ListLabel 124"/>
    <w:rPr>
      <w:b w:val="0"/>
      <w:bCs w:val="0"/>
      <w:i w:val="0"/>
      <w:iCs w:val="0"/>
      <w:caps w:val="0"/>
      <w:smallCaps w:val="0"/>
      <w:strike w:val="0"/>
      <w:dstrike w:val="0"/>
      <w:outline w:val="0"/>
      <w:shadow w:val="0"/>
      <w:emboss w:val="0"/>
      <w:imprint w:val="0"/>
      <w:vanish w:val="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125">
    <w:name w:val="ListLabel 125"/>
    <w:rPr>
      <w:rFonts w:cs="Symbol"/>
    </w:rPr>
  </w:style>
  <w:style w:type="character" w:customStyle="1" w:styleId="ListLabel126">
    <w:name w:val="ListLabel 126"/>
    <w:rPr>
      <w:rFonts w:cs="Courier New"/>
    </w:rPr>
  </w:style>
  <w:style w:type="character" w:customStyle="1" w:styleId="ListLabel127">
    <w:name w:val="ListLabel 127"/>
    <w:rPr>
      <w:rFonts w:cs="Wingdings"/>
    </w:rPr>
  </w:style>
  <w:style w:type="character" w:customStyle="1" w:styleId="ListLabel128">
    <w:name w:val="ListLabel 128"/>
    <w:rPr>
      <w:rFonts w:cs="OpenSymbol"/>
    </w:rPr>
  </w:style>
  <w:style w:type="character" w:customStyle="1" w:styleId="ListLabel129">
    <w:name w:val="ListLabel 129"/>
    <w:rPr>
      <w:b w:val="0"/>
      <w:bCs w:val="0"/>
      <w:i w:val="0"/>
      <w:iCs w:val="0"/>
      <w:caps w:val="0"/>
      <w:smallCaps w:val="0"/>
      <w:strike w:val="0"/>
      <w:dstrike w:val="0"/>
      <w:outline w:val="0"/>
      <w:shadow w:val="0"/>
      <w:emboss w:val="0"/>
      <w:imprint w:val="0"/>
      <w:vanish w:val="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130">
    <w:name w:val="ListLabel 130"/>
    <w:rPr>
      <w:rFonts w:cs="Symbol"/>
    </w:rPr>
  </w:style>
  <w:style w:type="character" w:customStyle="1" w:styleId="ListLabel131">
    <w:name w:val="ListLabel 131"/>
    <w:rPr>
      <w:rFonts w:cs="Courier New"/>
    </w:rPr>
  </w:style>
  <w:style w:type="character" w:customStyle="1" w:styleId="ListLabel132">
    <w:name w:val="ListLabel 132"/>
    <w:rPr>
      <w:rFonts w:cs="Wingdings"/>
    </w:rPr>
  </w:style>
  <w:style w:type="character" w:customStyle="1" w:styleId="ListLabel133">
    <w:name w:val="ListLabel 133"/>
    <w:rPr>
      <w:rFonts w:cs="OpenSymbol"/>
    </w:rPr>
  </w:style>
  <w:style w:type="character" w:customStyle="1" w:styleId="ListLabel134">
    <w:name w:val="ListLabel 134"/>
    <w:rPr>
      <w:b w:val="0"/>
      <w:bCs w:val="0"/>
      <w:i w:val="0"/>
      <w:iCs w:val="0"/>
      <w:caps w:val="0"/>
      <w:smallCaps w:val="0"/>
      <w:strike w:val="0"/>
      <w:dstrike w:val="0"/>
      <w:outline w:val="0"/>
      <w:shadow w:val="0"/>
      <w:emboss w:val="0"/>
      <w:imprint w:val="0"/>
      <w:vanish w:val="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135">
    <w:name w:val="ListLabel 135"/>
    <w:rPr>
      <w:rFonts w:cs="Symbol"/>
    </w:rPr>
  </w:style>
  <w:style w:type="character" w:customStyle="1" w:styleId="ListLabel136">
    <w:name w:val="ListLabel 136"/>
    <w:rPr>
      <w:rFonts w:cs="Courier New"/>
    </w:rPr>
  </w:style>
  <w:style w:type="character" w:customStyle="1" w:styleId="ListLabel137">
    <w:name w:val="ListLabel 137"/>
    <w:rPr>
      <w:rFonts w:cs="Wingdings"/>
    </w:rPr>
  </w:style>
  <w:style w:type="character" w:customStyle="1" w:styleId="ListLabel138">
    <w:name w:val="ListLabel 138"/>
    <w:rPr>
      <w:rFonts w:cs="OpenSymbol"/>
    </w:rPr>
  </w:style>
  <w:style w:type="character" w:customStyle="1" w:styleId="ListLabel139">
    <w:name w:val="ListLabel 139"/>
    <w:rPr>
      <w:b w:val="0"/>
      <w:bCs w:val="0"/>
      <w:i w:val="0"/>
      <w:iCs w:val="0"/>
      <w:caps w:val="0"/>
      <w:smallCaps w:val="0"/>
      <w:strike w:val="0"/>
      <w:dstrike w:val="0"/>
      <w:outline w:val="0"/>
      <w:shadow w:val="0"/>
      <w:emboss w:val="0"/>
      <w:imprint w:val="0"/>
      <w:vanish w:val="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140">
    <w:name w:val="ListLabel 140"/>
    <w:rPr>
      <w:rFonts w:cs="Symbol"/>
    </w:rPr>
  </w:style>
  <w:style w:type="character" w:customStyle="1" w:styleId="ListLabel141">
    <w:name w:val="ListLabel 141"/>
    <w:rPr>
      <w:rFonts w:cs="Courier New"/>
    </w:rPr>
  </w:style>
  <w:style w:type="character" w:customStyle="1" w:styleId="ListLabel142">
    <w:name w:val="ListLabel 142"/>
    <w:rPr>
      <w:rFonts w:cs="Wingdings"/>
    </w:rPr>
  </w:style>
  <w:style w:type="character" w:customStyle="1" w:styleId="ListLabel143">
    <w:name w:val="ListLabel 143"/>
    <w:rPr>
      <w:rFonts w:cs="OpenSymbol"/>
    </w:rPr>
  </w:style>
  <w:style w:type="character" w:customStyle="1" w:styleId="Vnculodendice">
    <w:name w:val="Vínculo de índice"/>
  </w:style>
  <w:style w:type="character" w:customStyle="1" w:styleId="ListLabel144">
    <w:name w:val="ListLabel 144"/>
    <w:rPr>
      <w:b w:val="0"/>
      <w:bCs w:val="0"/>
      <w:i w:val="0"/>
      <w:iCs w:val="0"/>
      <w:caps w:val="0"/>
      <w:smallCaps w:val="0"/>
      <w:strike w:val="0"/>
      <w:dstrike w:val="0"/>
      <w:outline w:val="0"/>
      <w:shadow w:val="0"/>
      <w:emboss w:val="0"/>
      <w:imprint w:val="0"/>
      <w:vanish w:val="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145">
    <w:name w:val="ListLabel 145"/>
    <w:rPr>
      <w:rFonts w:cs="Symbol"/>
    </w:rPr>
  </w:style>
  <w:style w:type="character" w:customStyle="1" w:styleId="ListLabel146">
    <w:name w:val="ListLabel 146"/>
    <w:rPr>
      <w:rFonts w:cs="Courier New"/>
    </w:rPr>
  </w:style>
  <w:style w:type="character" w:customStyle="1" w:styleId="ListLabel147">
    <w:name w:val="ListLabel 147"/>
    <w:rPr>
      <w:rFonts w:cs="Wingdings"/>
    </w:rPr>
  </w:style>
  <w:style w:type="character" w:customStyle="1" w:styleId="ListLabel148">
    <w:name w:val="ListLabel 148"/>
    <w:rPr>
      <w:rFonts w:cs="OpenSymbol"/>
    </w:rPr>
  </w:style>
  <w:style w:type="character" w:customStyle="1" w:styleId="ListLabel149">
    <w:name w:val="ListLabel 149"/>
    <w:rPr>
      <w:b w:val="0"/>
      <w:bCs w:val="0"/>
      <w:i w:val="0"/>
      <w:iCs w:val="0"/>
      <w:caps w:val="0"/>
      <w:smallCaps w:val="0"/>
      <w:strike w:val="0"/>
      <w:dstrike w:val="0"/>
      <w:outline w:val="0"/>
      <w:shadow w:val="0"/>
      <w:emboss w:val="0"/>
      <w:imprint w:val="0"/>
      <w:vanish w:val="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ListLabel150">
    <w:name w:val="ListLabel 150"/>
    <w:rPr>
      <w:rFonts w:cs="Symbol"/>
    </w:rPr>
  </w:style>
  <w:style w:type="character" w:customStyle="1" w:styleId="ListLabel151">
    <w:name w:val="ListLabel 151"/>
    <w:rPr>
      <w:rFonts w:cs="Courier New"/>
    </w:rPr>
  </w:style>
  <w:style w:type="character" w:customStyle="1" w:styleId="ListLabel152">
    <w:name w:val="ListLabel 152"/>
    <w:rPr>
      <w:rFonts w:cs="Wingdings"/>
    </w:rPr>
  </w:style>
  <w:style w:type="character" w:customStyle="1" w:styleId="ListLabel153">
    <w:name w:val="ListLabel 153"/>
    <w:rPr>
      <w:rFonts w:cs="OpenSymbol"/>
    </w:rPr>
  </w:style>
  <w:style w:type="character" w:customStyle="1" w:styleId="IndexLink">
    <w:name w:val="Index Link"/>
  </w:style>
  <w:style w:type="character" w:customStyle="1" w:styleId="VisitedInternetLink">
    <w:name w:val="Visited Internet Link"/>
    <w:rPr>
      <w:color w:val="800000"/>
      <w:u w:val="single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ascii="Arial" w:hAnsi="Arial" w:cs="Mangal"/>
    </w:rPr>
  </w:style>
  <w:style w:type="paragraph" w:styleId="Legenda">
    <w:name w:val="caption"/>
    <w:basedOn w:val="Normal"/>
    <w:next w:val="Normal"/>
    <w:uiPriority w:val="35"/>
    <w:unhideWhenUsed/>
    <w:qFormat/>
    <w:rsid w:val="00FE00BF"/>
    <w:pPr>
      <w:spacing w:after="200" w:line="240" w:lineRule="auto"/>
    </w:pPr>
    <w:rPr>
      <w:b/>
      <w:bCs/>
      <w:color w:val="4F81BD"/>
      <w:sz w:val="18"/>
      <w:szCs w:val="18"/>
    </w:rPr>
  </w:style>
  <w:style w:type="paragraph" w:customStyle="1" w:styleId="Index">
    <w:name w:val="Index"/>
    <w:basedOn w:val="Normal"/>
    <w:pPr>
      <w:suppressLineNumbers/>
    </w:pPr>
    <w:rPr>
      <w:rFonts w:cs="FreeSans"/>
    </w:rPr>
  </w:style>
  <w:style w:type="paragraph" w:styleId="Ttulo">
    <w:name w:val="Title"/>
    <w:basedOn w:val="Normal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Corpodotexto">
    <w:name w:val="Corpo do texto"/>
    <w:basedOn w:val="Normal"/>
    <w:next w:val="Normal"/>
    <w:link w:val="CorpodetextoChar"/>
    <w:qFormat/>
    <w:rsid w:val="00600696"/>
    <w:pPr>
      <w:spacing w:after="140" w:line="288" w:lineRule="auto"/>
      <w:ind w:firstLine="709"/>
      <w:textAlignment w:val="baseline"/>
    </w:pPr>
    <w:rPr>
      <w:rFonts w:ascii="Times New Roman" w:hAnsi="Times New Roman" w:cs="Times New Roman"/>
      <w:lang w:eastAsia="pt-BR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customStyle="1" w:styleId="WW-Corpodetexto2">
    <w:name w:val="WW-Corpo de texto 2"/>
    <w:basedOn w:val="Normal"/>
    <w:rsid w:val="00D00337"/>
    <w:pPr>
      <w:jc w:val="center"/>
    </w:pPr>
    <w:rPr>
      <w:rFonts w:ascii="Times New Roman" w:hAnsi="Times New Roman" w:cs="Times New Roman"/>
      <w:b/>
      <w:sz w:val="28"/>
      <w:szCs w:val="28"/>
      <w:lang w:eastAsia="ar-SA"/>
    </w:rPr>
  </w:style>
  <w:style w:type="paragraph" w:customStyle="1" w:styleId="Normal14pt">
    <w:name w:val="Normal + 14 pt"/>
    <w:basedOn w:val="Normal"/>
    <w:rsid w:val="00D00337"/>
    <w:rPr>
      <w:rFonts w:ascii="Times New Roman" w:hAnsi="Times New Roman" w:cs="Times New Roman"/>
      <w:b/>
      <w:bCs/>
      <w:lang w:eastAsia="ar-SA"/>
    </w:rPr>
  </w:style>
  <w:style w:type="paragraph" w:styleId="Textodecomentrio">
    <w:name w:val="annotation text"/>
    <w:basedOn w:val="Normal"/>
    <w:link w:val="TextodecomentrioChar"/>
    <w:uiPriority w:val="99"/>
    <w:semiHidden/>
    <w:rsid w:val="00D00337"/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00337"/>
    <w:rPr>
      <w:sz w:val="16"/>
      <w:szCs w:val="16"/>
    </w:rPr>
  </w:style>
  <w:style w:type="paragraph" w:styleId="Assuntodocomentrio">
    <w:name w:val="annotation subject"/>
    <w:basedOn w:val="Textodecomentrio"/>
    <w:link w:val="AssuntodocomentrioChar"/>
    <w:uiPriority w:val="99"/>
    <w:semiHidden/>
    <w:unhideWhenUsed/>
    <w:rsid w:val="00613AFC"/>
    <w:rPr>
      <w:b/>
      <w:bCs/>
    </w:rPr>
  </w:style>
  <w:style w:type="paragraph" w:customStyle="1" w:styleId="NormalArial">
    <w:name w:val="Normal + Arial"/>
    <w:basedOn w:val="Normal"/>
    <w:link w:val="NormalArialChar"/>
    <w:rsid w:val="00584F58"/>
    <w:rPr>
      <w:rFonts w:cs="Arial"/>
    </w:rPr>
  </w:style>
  <w:style w:type="paragraph" w:styleId="Cabealho">
    <w:name w:val="header"/>
    <w:basedOn w:val="Normal"/>
    <w:link w:val="CabealhoChar"/>
  </w:style>
  <w:style w:type="paragraph" w:styleId="Rodap">
    <w:name w:val="footer"/>
    <w:basedOn w:val="Normal"/>
    <w:link w:val="RodapChar"/>
    <w:uiPriority w:val="99"/>
    <w:unhideWhenUsed/>
    <w:rsid w:val="00256B8A"/>
    <w:pPr>
      <w:tabs>
        <w:tab w:val="center" w:pos="4252"/>
        <w:tab w:val="right" w:pos="8504"/>
      </w:tabs>
    </w:pPr>
  </w:style>
  <w:style w:type="paragraph" w:styleId="PargrafodaLista">
    <w:name w:val="List Paragraph"/>
    <w:basedOn w:val="Normal"/>
    <w:uiPriority w:val="34"/>
    <w:qFormat/>
    <w:rsid w:val="00D1464D"/>
    <w:pPr>
      <w:spacing w:after="200" w:line="276" w:lineRule="auto"/>
      <w:ind w:left="720"/>
      <w:contextualSpacing/>
    </w:pPr>
    <w:rPr>
      <w:rFonts w:ascii="Calibri" w:hAnsi="Calibri" w:cs="Times New Roman"/>
      <w:sz w:val="22"/>
      <w:szCs w:val="22"/>
      <w:lang w:eastAsia="pt-BR"/>
    </w:rPr>
  </w:style>
  <w:style w:type="paragraph" w:styleId="Reviso">
    <w:name w:val="Revision"/>
    <w:uiPriority w:val="99"/>
    <w:semiHidden/>
    <w:rsid w:val="008A2A68"/>
    <w:pPr>
      <w:suppressAutoHyphens/>
    </w:pPr>
    <w:rPr>
      <w:rFonts w:ascii="Tahoma" w:eastAsia="Times New Roman" w:hAnsi="Tahoma" w:cs="Tahoma"/>
      <w:color w:val="00000A"/>
      <w:sz w:val="24"/>
      <w:szCs w:val="24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6A1384"/>
    <w:pPr>
      <w:spacing w:before="280" w:after="280"/>
    </w:pPr>
    <w:rPr>
      <w:rFonts w:ascii="Times New Roman" w:hAnsi="Times New Roman" w:cs="Times New Roman"/>
      <w:lang w:eastAsia="pt-BR"/>
    </w:rPr>
  </w:style>
  <w:style w:type="paragraph" w:customStyle="1" w:styleId="Ttulodosumrio">
    <w:name w:val="Título do sumário"/>
    <w:basedOn w:val="Ttulo1"/>
    <w:next w:val="Normal"/>
    <w:uiPriority w:val="39"/>
    <w:semiHidden/>
    <w:unhideWhenUsed/>
    <w:qFormat/>
    <w:rsid w:val="00FE2B7D"/>
    <w:pPr>
      <w:keepLines/>
      <w:spacing w:before="480" w:after="0" w:line="276" w:lineRule="auto"/>
    </w:pPr>
    <w:rPr>
      <w:rFonts w:ascii="Cambria" w:hAnsi="Cambria" w:cs="Times New Roman"/>
      <w:color w:val="365F91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rsid w:val="00FE2B7D"/>
  </w:style>
  <w:style w:type="paragraph" w:styleId="Sumrio2">
    <w:name w:val="toc 2"/>
    <w:basedOn w:val="Normal"/>
    <w:next w:val="Normal"/>
    <w:autoRedefine/>
    <w:uiPriority w:val="39"/>
    <w:unhideWhenUsed/>
    <w:rsid w:val="00FE2B7D"/>
    <w:pPr>
      <w:ind w:left="240"/>
    </w:pPr>
  </w:style>
  <w:style w:type="paragraph" w:styleId="Bibliografia">
    <w:name w:val="Bibliography"/>
    <w:basedOn w:val="Normal"/>
    <w:next w:val="Normal"/>
    <w:uiPriority w:val="37"/>
    <w:semiHidden/>
    <w:unhideWhenUsed/>
    <w:rsid w:val="00485FBB"/>
  </w:style>
  <w:style w:type="paragraph" w:customStyle="1" w:styleId="Seo1">
    <w:name w:val="Seção 1"/>
    <w:basedOn w:val="Ttulo1"/>
    <w:link w:val="Seo1Char"/>
    <w:qFormat/>
    <w:rsid w:val="00964E3B"/>
    <w:pPr>
      <w:spacing w:before="360" w:after="360"/>
    </w:pPr>
  </w:style>
  <w:style w:type="paragraph" w:customStyle="1" w:styleId="Seo2">
    <w:name w:val="Seção 2"/>
    <w:basedOn w:val="Ttulo2"/>
    <w:link w:val="Seo2Char"/>
    <w:qFormat/>
    <w:rsid w:val="004E746A"/>
    <w:pPr>
      <w:spacing w:before="360" w:after="360"/>
    </w:pPr>
  </w:style>
  <w:style w:type="paragraph" w:customStyle="1" w:styleId="ElementosPr-Textuais">
    <w:name w:val="Elementos Pré-Textuais"/>
    <w:basedOn w:val="Corpodotexto"/>
    <w:rsid w:val="009C656B"/>
  </w:style>
  <w:style w:type="paragraph" w:customStyle="1" w:styleId="Sumrio">
    <w:name w:val="Sumário"/>
    <w:basedOn w:val="Normal"/>
    <w:rsid w:val="009C656B"/>
  </w:style>
  <w:style w:type="paragraph" w:customStyle="1" w:styleId="LegendaFigura">
    <w:name w:val="Legenda Figura"/>
    <w:basedOn w:val="Normal"/>
    <w:rsid w:val="00911021"/>
    <w:pPr>
      <w:spacing w:line="240" w:lineRule="auto"/>
      <w:jc w:val="center"/>
    </w:pPr>
    <w:rPr>
      <w:rFonts w:cs="Arial"/>
      <w:sz w:val="20"/>
      <w:szCs w:val="20"/>
    </w:rPr>
  </w:style>
  <w:style w:type="paragraph" w:customStyle="1" w:styleId="LegendaTabela">
    <w:name w:val="Legenda Tabela"/>
    <w:basedOn w:val="LegendaFigura"/>
    <w:rsid w:val="00911021"/>
  </w:style>
  <w:style w:type="paragraph" w:customStyle="1" w:styleId="Seo3">
    <w:name w:val="Seção 3"/>
    <w:basedOn w:val="Ttulo3"/>
    <w:qFormat/>
    <w:rsid w:val="008B064F"/>
  </w:style>
  <w:style w:type="paragraph" w:customStyle="1" w:styleId="NomeCasodeUso">
    <w:name w:val="Nome Caso de Uso"/>
    <w:basedOn w:val="Seo3"/>
    <w:rsid w:val="00196092"/>
  </w:style>
  <w:style w:type="paragraph" w:customStyle="1" w:styleId="DescrioCasodeUso">
    <w:name w:val="Descrição Caso deUso"/>
    <w:basedOn w:val="Normal"/>
    <w:qFormat/>
    <w:rsid w:val="00BE4680"/>
    <w:rPr>
      <w:rFonts w:cs="Arial"/>
    </w:rPr>
  </w:style>
  <w:style w:type="paragraph" w:customStyle="1" w:styleId="Figura">
    <w:name w:val="Figura"/>
    <w:basedOn w:val="Normal"/>
    <w:qFormat/>
    <w:rsid w:val="00FE00BF"/>
    <w:pPr>
      <w:jc w:val="center"/>
    </w:pPr>
    <w:rPr>
      <w:rFonts w:cs="Arial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9B4A02"/>
    <w:pPr>
      <w:spacing w:after="100"/>
      <w:ind w:left="480"/>
    </w:pPr>
  </w:style>
  <w:style w:type="paragraph" w:styleId="ndicedeilustraes">
    <w:name w:val="table of figures"/>
    <w:basedOn w:val="Normal"/>
    <w:next w:val="Normal"/>
    <w:uiPriority w:val="99"/>
    <w:unhideWhenUsed/>
    <w:rsid w:val="00592782"/>
  </w:style>
  <w:style w:type="paragraph" w:customStyle="1" w:styleId="Contedodoquadro">
    <w:name w:val="Conteúdo do quadro"/>
    <w:basedOn w:val="Normal"/>
  </w:style>
  <w:style w:type="paragraph" w:customStyle="1" w:styleId="FrameContents">
    <w:name w:val="Frame Contents"/>
    <w:basedOn w:val="Normal"/>
  </w:style>
  <w:style w:type="paragraph" w:customStyle="1" w:styleId="Contedodatabela">
    <w:name w:val="Conteúdo da tabela"/>
    <w:basedOn w:val="Normal"/>
  </w:style>
  <w:style w:type="paragraph" w:customStyle="1" w:styleId="Ttulodetabela">
    <w:name w:val="Título de tabela"/>
    <w:basedOn w:val="Contedodatabela"/>
  </w:style>
  <w:style w:type="paragraph" w:customStyle="1" w:styleId="ndicedefiguras1">
    <w:name w:val="Índice de figuras 1"/>
    <w:basedOn w:val="ndice"/>
  </w:style>
  <w:style w:type="paragraph" w:customStyle="1" w:styleId="IllustrationIndex1">
    <w:name w:val="Illustration Index 1"/>
    <w:basedOn w:val="Index"/>
  </w:style>
  <w:style w:type="paragraph" w:customStyle="1" w:styleId="Contents1">
    <w:name w:val="Contents 1"/>
    <w:basedOn w:val="Index"/>
  </w:style>
  <w:style w:type="table" w:styleId="Tabelacomgrade">
    <w:name w:val="Table Grid"/>
    <w:basedOn w:val="Tabelanormal"/>
    <w:uiPriority w:val="59"/>
    <w:rsid w:val="00227FA7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B9287B"/>
    <w:pPr>
      <w:spacing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B9287B"/>
    <w:rPr>
      <w:rFonts w:ascii="Arial" w:eastAsia="Times New Roman" w:hAnsi="Arial" w:cs="Tahoma"/>
      <w:color w:val="00000A"/>
      <w:lang w:eastAsia="en-US"/>
    </w:rPr>
  </w:style>
  <w:style w:type="character" w:styleId="Refdenotadefim">
    <w:name w:val="endnote reference"/>
    <w:basedOn w:val="Fontepargpadro"/>
    <w:uiPriority w:val="99"/>
    <w:semiHidden/>
    <w:unhideWhenUsed/>
    <w:rsid w:val="00B9287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18" Type="http://schemas.openxmlformats.org/officeDocument/2006/relationships/header" Target="header6.xml"/><Relationship Id="rId3" Type="http://schemas.openxmlformats.org/officeDocument/2006/relationships/styles" Target="styles.xml"/><Relationship Id="rId21" Type="http://schemas.openxmlformats.org/officeDocument/2006/relationships/header" Target="header8.xml"/><Relationship Id="rId7" Type="http://schemas.openxmlformats.org/officeDocument/2006/relationships/endnotes" Target="endnotes.xml"/><Relationship Id="rId12" Type="http://schemas.openxmlformats.org/officeDocument/2006/relationships/hyperlink" Target="http://michaelis.uol.com.br/moderno/portugues/index.php?lingua=portugues-portugues&amp;palavra=software" TargetMode="External"/><Relationship Id="rId17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microsoft.com/office/2011/relationships/people" Target="people.xml"/><Relationship Id="rId10" Type="http://schemas.openxmlformats.org/officeDocument/2006/relationships/comments" Target="comments.xml"/><Relationship Id="rId19" Type="http://schemas.openxmlformats.org/officeDocument/2006/relationships/header" Target="header7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Som07</b:Tag>
    <b:SourceType>Book</b:SourceType>
    <b:Guid>{770F1F18-3E82-4DCD-81BF-62FABAB109A2}</b:Guid>
    <b:LCID>pt-BR</b:LCID>
    <b:Author>
      <b:Author>
        <b:NameList>
          <b:Person>
            <b:Last>Sommerville</b:Last>
          </b:Person>
        </b:NameList>
      </b:Author>
      <b:Translator>
        <b:NameList>
          <b:Person>
            <b:Last>Selma Shin Shimizu Melnikoff</b:Last>
            <b:First>Reginaldo</b:First>
            <b:Middle>Arakaki, Edilson de Andrade Barbosa</b:Middle>
          </b:Person>
        </b:NameList>
      </b:Translator>
    </b:Author>
    <b:Title>Engenharia de Software</b:Title>
    <b:Year>2007</b:Year>
    <b:City>São Paulo</b:City>
    <b:Publisher>Pearson Addison - Wesley</b:Publisher>
    <b:Edition>8</b:Edition>
    <b:RefOrder>2</b:RefOrder>
  </b:Source>
  <b:Source>
    <b:Tag>Pre10</b:Tag>
    <b:SourceType>Book</b:SourceType>
    <b:Guid>{40310A37-038A-4E90-B732-1B6A0DBC5997}</b:Guid>
    <b:LCID>pt-BR</b:LCID>
    <b:Author>
      <b:Author>
        <b:NameList>
          <b:Person>
            <b:Last>Pressman</b:Last>
            <b:First>Roger</b:First>
            <b:Middle>S.</b:Middle>
          </b:Person>
        </b:NameList>
      </b:Author>
      <b:Translator>
        <b:NameList>
          <b:Person>
            <b:Last>Penteado</b:Last>
            <b:First>Rosângela</b:First>
            <b:Middle>Ap. D.</b:Middle>
          </b:Person>
        </b:NameList>
      </b:Translator>
    </b:Author>
    <b:Title>Engenharia de Software</b:Title>
    <b:Year>2010</b:Year>
    <b:City>Porto Alegre</b:City>
    <b:Publisher>AMGH</b:Publisher>
    <b:Edition>6ª Edição</b:Edition>
    <b:RefOrder>3</b:RefOrder>
  </b:Source>
  <b:Source>
    <b:Tag>Boo05</b:Tag>
    <b:SourceType>Book</b:SourceType>
    <b:Guid>{6C501724-18ED-4E2E-A148-C8B17BB2FF1F}</b:Guid>
    <b:Author>
      <b:Author>
        <b:NameList>
          <b:Person>
            <b:Last>Booch</b:Last>
            <b:First>Grady</b:First>
          </b:Person>
          <b:Person>
            <b:Last>Rumbaugh</b:Last>
            <b:First>James</b:First>
          </b:Person>
          <b:Person>
            <b:Last>Jacobson</b:Last>
            <b:First>Ivar</b:First>
          </b:Person>
        </b:NameList>
      </b:Author>
      <b:Translator>
        <b:NameList>
          <b:Person>
            <b:Last>Silva</b:Last>
            <b:First>Fábio</b:First>
            <b:Middle>Freitas</b:Middle>
          </b:Person>
          <b:Person>
            <b:Last>Machado</b:Last>
            <b:First>Cristina</b:First>
            <b:Middle>de Amorim</b:Middle>
          </b:Person>
        </b:NameList>
      </b:Translator>
    </b:Author>
    <b:Title>UML Guia do Usuário</b:Title>
    <b:Year>2005</b:Year>
    <b:City>Rio de Janeiro</b:City>
    <b:Publisher>Campus</b:Publisher>
    <b:Edition>2ª Edição</b:Edition>
    <b:RefOrder>4</b:RefOrder>
  </b:Source>
  <b:Source>
    <b:Tag>Lim</b:Tag>
    <b:SourceType>Book</b:SourceType>
    <b:Guid>{D19EDFCB-4A23-4DC2-9E18-3633444A9F9A}</b:Guid>
    <b:Author>
      <b:Author>
        <b:NameList>
          <b:Person>
            <b:Last>Lima</b:Last>
            <b:First>Adilson</b:First>
            <b:Middle>Da Silva</b:Middle>
          </b:Person>
        </b:NameList>
      </b:Author>
    </b:Author>
    <b:Title>UML 2.0 - Do Requisito à Solução</b:Title>
    <b:City>São Paulo</b:City>
    <b:Publisher>Érica</b:Publisher>
    <b:Year>2005</b:Year>
    <b:Edition>1</b:Edition>
    <b:RefOrder>5</b:RefOrder>
  </b:Source>
  <b:Source>
    <b:Tag>WEL05</b:Tag>
    <b:SourceType>Book</b:SourceType>
    <b:Guid>{7E653160-C8C2-4CBF-98FA-241F0F325BF7}</b:Guid>
    <b:Author>
      <b:Author>
        <b:NameList>
          <b:Person>
            <b:Last>WELLING</b:Last>
            <b:First>LUKE</b:First>
          </b:Person>
          <b:Person>
            <b:Last>THOMSON</b:Last>
            <b:First>LAURA</b:First>
          </b:Person>
        </b:NameList>
      </b:Author>
    </b:Author>
    <b:Title>PHP e MySQL Desenvolvimento Web</b:Title>
    <b:Year>2005</b:Year>
    <b:City>Rio de Janeiro</b:City>
    <b:Publisher>Campus</b:Publisher>
    <b:Volume>3ª Reimpressão</b:Volume>
    <b:StateProvince>RJ</b:StateProvince>
    <b:CountryRegion>Brasil</b:CountryRegion>
    <b:RefOrder>6</b:RefOrder>
  </b:Source>
  <b:Source>
    <b:Tag>FLA04</b:Tag>
    <b:SourceType>Book</b:SourceType>
    <b:Guid>{31DB3712-9C23-40B9-9E3D-6B6D390E4EB3}</b:Guid>
    <b:Author>
      <b:Author>
        <b:NameList>
          <b:Person>
            <b:Last>FLAGANAN</b:Last>
            <b:First>David</b:First>
          </b:Person>
        </b:NameList>
      </b:Author>
    </b:Author>
    <b:Title>JavaScript - O guia definitivo</b:Title>
    <b:Year>2004</b:Year>
    <b:Publisher>Bookman</b:Publisher>
    <b:Edition>4ª ed</b:Edition>
    <b:RefOrder>1</b:RefOrder>
  </b:Source>
</b:Sources>
</file>

<file path=customXml/itemProps1.xml><?xml version="1.0" encoding="utf-8"?>
<ds:datastoreItem xmlns:ds="http://schemas.openxmlformats.org/officeDocument/2006/customXml" ds:itemID="{8182DA89-4AC7-433D-9706-6A24BBA6C9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47</Pages>
  <Words>5567</Words>
  <Characters>30067</Characters>
  <Application>Microsoft Office Word</Application>
  <DocSecurity>0</DocSecurity>
  <Lines>250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Alexandre Huff</dc:creator>
  <cp:lastModifiedBy>User</cp:lastModifiedBy>
  <cp:revision>273</cp:revision>
  <cp:lastPrinted>2015-01-28T22:40:00Z</cp:lastPrinted>
  <dcterms:created xsi:type="dcterms:W3CDTF">2015-01-28T22:40:00Z</dcterms:created>
  <dcterms:modified xsi:type="dcterms:W3CDTF">2015-06-18T06:06:00Z</dcterms:modified>
  <dc:language>pt-BR</dc:language>
</cp:coreProperties>
</file>