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0A616A9" w14:textId="7FC31B8D" w:rsidR="0054584C" w:rsidRPr="00253559" w:rsidRDefault="00A70E4B">
      <w:pPr>
        <w:pStyle w:val="Normal14pt"/>
        <w:tabs>
          <w:tab w:val="left" w:pos="990"/>
        </w:tabs>
        <w:ind w:firstLine="708"/>
        <w:jc w:val="center"/>
        <w:rPr>
          <w:rFonts w:ascii="Arial" w:hAnsi="Arial" w:cs="Arial"/>
          <w:b w:val="0"/>
          <w:sz w:val="28"/>
          <w:szCs w:val="28"/>
        </w:rPr>
      </w:pPr>
      <w:r w:rsidRPr="00253559">
        <w:rPr>
          <w:rFonts w:ascii="Arial" w:hAnsi="Arial" w:cs="Arial"/>
          <w:b w:val="0"/>
          <w:sz w:val="28"/>
          <w:szCs w:val="28"/>
        </w:rPr>
        <w:t>FACULDADE INTEGRADO DE CAMPO MOURÃO</w:t>
      </w:r>
      <w:r w:rsidR="00F5276D">
        <w:rPr>
          <w:rFonts w:ascii="Arial" w:hAnsi="Arial" w:cs="Arial"/>
          <w:b w:val="0"/>
          <w:noProof/>
          <w:sz w:val="28"/>
          <w:szCs w:val="28"/>
          <w:lang w:eastAsia="pt-BR"/>
        </w:rPr>
        <mc:AlternateContent>
          <mc:Choice Requires="wpg">
            <w:drawing>
              <wp:anchor distT="0" distB="0" distL="114300" distR="114300" simplePos="0" relativeHeight="251655680" behindDoc="0" locked="0" layoutInCell="1" allowOverlap="1" wp14:anchorId="1F053590" wp14:editId="3C32B128">
                <wp:simplePos x="0" y="0"/>
                <wp:positionH relativeFrom="column">
                  <wp:posOffset>635</wp:posOffset>
                </wp:positionH>
                <wp:positionV relativeFrom="paragraph">
                  <wp:posOffset>-25400</wp:posOffset>
                </wp:positionV>
                <wp:extent cx="5691505" cy="1042035"/>
                <wp:effectExtent l="13970" t="0" r="9525" b="8255"/>
                <wp:wrapNone/>
                <wp:docPr id="77" name="shape_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91505" cy="1042035"/>
                          <a:chOff x="1" y="-40"/>
                          <a:chExt cx="8963" cy="1641"/>
                        </a:xfrm>
                      </wpg:grpSpPr>
                      <pic:pic xmlns:pic="http://schemas.openxmlformats.org/drawingml/2006/picture">
                        <pic:nvPicPr>
                          <pic:cNvPr id="78" name="Picture 8" descr="image258"/>
                          <pic:cNvPicPr preferRelativeResize="0">
                            <a:picLocks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" y="-40"/>
                            <a:ext cx="1553" cy="144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3465A4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9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1" y="1603"/>
                            <a:ext cx="8963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1C6D17" id="shape_0" o:spid="_x0000_s1026" style="position:absolute;margin-left:.05pt;margin-top:-2pt;width:448.15pt;height:82.05pt;z-index:251655680" coordorigin="1,-40" coordsize="8963,164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alt="image258" style="position:absolute;left:28;top:-40;width:1553;height:1448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NxnZK+AAAA2wAAAA8AAABkcnMvZG93bnJldi54bWxET02LwjAQvQv7H8IseNNUQV2rURZB0duq&#10;i+exGZuyzaQk0dZ/bw4LHh/ve7nubC0e5EPlWMFomIEgLpyuuFTwe94OvkCEiKyxdkwKnhRgvfro&#10;LTHXruUjPU6xFCmEQ44KTIxNLmUoDFkMQ9cQJ+7mvMWYoC+l9timcFvLcZZNpcWKU4PBhjaGir/T&#10;3SqYPl152frWjOhir3G+O8x2PxOl+p/d9wJEpC6+xf/uvVYwS2PTl/QD5OoF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GNxnZK+AAAA2wAAAA8AAAAAAAAAAAAAAAAAnwIAAGRy&#10;cy9kb3ducmV2LnhtbFBLBQYAAAAABAAEAPcAAACKAwAAAAA=&#10;" filled="t" strokecolor="#3465a4">
                  <v:stroke joinstyle="round"/>
                  <v:imagedata r:id="rId9" o:title="image258"/>
                  <o:lock v:ext="edit" aspectratio="f"/>
                </v:shape>
                <v:line id="Line 7" o:spid="_x0000_s1028" style="position:absolute;visibility:visible;mso-wrap-style:square" from="1,1603" to="8964,16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8RHtcYAAADbAAAADwAAAGRycy9kb3ducmV2LnhtbESPQWvCQBSE74L/YXlCb7ppC7FNXUVa&#10;CupB1Bba4zP7mkSzb8PumqT/visIPQ4z8w0zW/SmFi05X1lWcD9JQBDnVldcKPj8eB8/gfABWWNt&#10;mRT8kofFfDiYYaZtx3tqD6EQEcI+QwVlCE0mpc9LMugntiGO3o91BkOUrpDaYRfhppYPSZJKgxXH&#10;hRIbei0pPx8uRsH2cZe2y/Vm1X+t02P+tj9+nzqn1N2oX76ACNSH//CtvdIKps9w/RJ/gJz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fER7XGAAAA2wAAAA8AAAAAAAAA&#10;AAAAAAAAoQIAAGRycy9kb3ducmV2LnhtbFBLBQYAAAAABAAEAPkAAACUAwAAAAA=&#10;"/>
              </v:group>
            </w:pict>
          </mc:Fallback>
        </mc:AlternateContent>
      </w:r>
    </w:p>
    <w:p w14:paraId="1EC00206" w14:textId="77777777" w:rsidR="0054584C" w:rsidRPr="00253559" w:rsidRDefault="00A70E4B">
      <w:pPr>
        <w:pStyle w:val="Normal14pt"/>
        <w:ind w:firstLine="708"/>
        <w:jc w:val="center"/>
        <w:rPr>
          <w:rFonts w:ascii="Arial" w:hAnsi="Arial" w:cs="Arial"/>
          <w:b w:val="0"/>
          <w:sz w:val="28"/>
          <w:szCs w:val="28"/>
        </w:rPr>
      </w:pPr>
      <w:r w:rsidRPr="00253559">
        <w:rPr>
          <w:rFonts w:ascii="Arial" w:hAnsi="Arial" w:cs="Arial"/>
          <w:b w:val="0"/>
          <w:sz w:val="28"/>
          <w:szCs w:val="28"/>
        </w:rPr>
        <w:t>CURSO DE TECNOLOGIA EM ANÁLISE E</w:t>
      </w:r>
    </w:p>
    <w:p w14:paraId="471A7599" w14:textId="77777777" w:rsidR="0054584C" w:rsidRPr="00253559" w:rsidRDefault="00A70E4B">
      <w:pPr>
        <w:pStyle w:val="Normal14pt"/>
        <w:ind w:firstLine="708"/>
        <w:jc w:val="center"/>
        <w:rPr>
          <w:rFonts w:ascii="Arial" w:hAnsi="Arial" w:cs="Arial"/>
          <w:b w:val="0"/>
          <w:sz w:val="28"/>
          <w:szCs w:val="28"/>
        </w:rPr>
      </w:pPr>
      <w:r w:rsidRPr="00253559">
        <w:rPr>
          <w:rFonts w:ascii="Arial" w:hAnsi="Arial" w:cs="Arial"/>
          <w:b w:val="0"/>
          <w:sz w:val="28"/>
          <w:szCs w:val="28"/>
        </w:rPr>
        <w:t>DESENVOLVIMENTO DE SISTEMAS</w:t>
      </w:r>
    </w:p>
    <w:p w14:paraId="5D1E4B1E" w14:textId="77777777" w:rsidR="0054584C" w:rsidRPr="00253559" w:rsidRDefault="0054584C">
      <w:pPr>
        <w:jc w:val="center"/>
        <w:rPr>
          <w:rFonts w:cs="Arial"/>
          <w:bCs/>
          <w:caps/>
          <w:sz w:val="28"/>
        </w:rPr>
      </w:pPr>
    </w:p>
    <w:p w14:paraId="6E34A43F" w14:textId="77777777" w:rsidR="0054584C" w:rsidRPr="00253559" w:rsidRDefault="0054584C">
      <w:pPr>
        <w:jc w:val="center"/>
        <w:rPr>
          <w:rFonts w:cs="Arial"/>
          <w:bCs/>
          <w:caps/>
          <w:sz w:val="28"/>
        </w:rPr>
      </w:pPr>
    </w:p>
    <w:p w14:paraId="748E09BB" w14:textId="77777777" w:rsidR="0054584C" w:rsidRPr="00253559" w:rsidRDefault="0054584C">
      <w:pPr>
        <w:jc w:val="center"/>
        <w:rPr>
          <w:rFonts w:cs="Arial"/>
          <w:bCs/>
          <w:caps/>
          <w:sz w:val="28"/>
        </w:rPr>
      </w:pPr>
    </w:p>
    <w:p w14:paraId="08184D16" w14:textId="77777777" w:rsidR="0054584C" w:rsidRPr="00253559" w:rsidRDefault="0054584C">
      <w:pPr>
        <w:jc w:val="center"/>
        <w:rPr>
          <w:rFonts w:cs="Arial"/>
          <w:bCs/>
          <w:caps/>
          <w:sz w:val="28"/>
        </w:rPr>
      </w:pPr>
    </w:p>
    <w:p w14:paraId="27520C1A" w14:textId="77777777" w:rsidR="0054584C" w:rsidRPr="00253559" w:rsidRDefault="0054584C">
      <w:pPr>
        <w:jc w:val="center"/>
        <w:rPr>
          <w:rFonts w:cs="Arial"/>
          <w:bCs/>
          <w:caps/>
          <w:sz w:val="28"/>
        </w:rPr>
      </w:pPr>
    </w:p>
    <w:p w14:paraId="11A70363" w14:textId="77777777" w:rsidR="0054584C" w:rsidRPr="00253559" w:rsidRDefault="00A70E4B">
      <w:pPr>
        <w:jc w:val="center"/>
        <w:rPr>
          <w:rFonts w:cs="Arial"/>
          <w:bCs/>
          <w:caps/>
          <w:sz w:val="28"/>
        </w:rPr>
      </w:pPr>
      <w:r w:rsidRPr="00253559">
        <w:rPr>
          <w:rFonts w:cs="Arial"/>
          <w:bCs/>
          <w:caps/>
          <w:sz w:val="28"/>
        </w:rPr>
        <w:t>EDVALDO SZYMONEK</w:t>
      </w:r>
    </w:p>
    <w:p w14:paraId="4F399A72" w14:textId="77777777" w:rsidR="0054584C" w:rsidRPr="00253559" w:rsidRDefault="0054584C">
      <w:pPr>
        <w:jc w:val="center"/>
        <w:rPr>
          <w:rFonts w:cs="Arial"/>
          <w:b/>
          <w:bCs/>
        </w:rPr>
      </w:pPr>
    </w:p>
    <w:p w14:paraId="6FE6EB11" w14:textId="77777777" w:rsidR="0054584C" w:rsidRPr="00253559" w:rsidRDefault="0054584C">
      <w:pPr>
        <w:jc w:val="center"/>
        <w:rPr>
          <w:rFonts w:cs="Arial"/>
          <w:b/>
          <w:bCs/>
        </w:rPr>
      </w:pPr>
    </w:p>
    <w:p w14:paraId="08D4DB59" w14:textId="77777777" w:rsidR="0054584C" w:rsidRPr="00253559" w:rsidRDefault="0054584C">
      <w:pPr>
        <w:jc w:val="center"/>
        <w:rPr>
          <w:rFonts w:cs="Arial"/>
          <w:b/>
          <w:bCs/>
        </w:rPr>
      </w:pPr>
    </w:p>
    <w:p w14:paraId="68EF95A9" w14:textId="77777777" w:rsidR="0054584C" w:rsidRPr="00253559" w:rsidRDefault="0054584C">
      <w:pPr>
        <w:jc w:val="center"/>
        <w:rPr>
          <w:rFonts w:cs="Arial"/>
          <w:b/>
          <w:bCs/>
        </w:rPr>
      </w:pPr>
    </w:p>
    <w:p w14:paraId="4A4D544D" w14:textId="77777777" w:rsidR="0054584C" w:rsidRPr="00253559" w:rsidRDefault="0054584C">
      <w:pPr>
        <w:jc w:val="center"/>
        <w:rPr>
          <w:rFonts w:cs="Arial"/>
          <w:b/>
          <w:bCs/>
        </w:rPr>
      </w:pPr>
    </w:p>
    <w:p w14:paraId="13A7FAFF" w14:textId="77777777" w:rsidR="0054584C" w:rsidRPr="00253559" w:rsidRDefault="00A70E4B">
      <w:pPr>
        <w:pStyle w:val="WW-Corpodetexto2"/>
        <w:rPr>
          <w:rFonts w:ascii="Arial" w:hAnsi="Arial" w:cs="Arial"/>
          <w:b w:val="0"/>
          <w:bCs/>
        </w:rPr>
      </w:pPr>
      <w:bookmarkStart w:id="0" w:name="OLE_LINK2"/>
      <w:bookmarkStart w:id="1" w:name="OLE_LINK1"/>
      <w:bookmarkEnd w:id="0"/>
      <w:bookmarkEnd w:id="1"/>
      <w:r w:rsidRPr="00253559">
        <w:rPr>
          <w:rFonts w:ascii="Arial" w:hAnsi="Arial" w:cs="Arial"/>
          <w:b w:val="0"/>
          <w:bCs/>
        </w:rPr>
        <w:t>FASTFOOD DELIVERY</w:t>
      </w:r>
    </w:p>
    <w:p w14:paraId="2E54C721" w14:textId="77777777" w:rsidR="0054584C" w:rsidRPr="00253559" w:rsidRDefault="0054584C">
      <w:pPr>
        <w:jc w:val="center"/>
        <w:rPr>
          <w:rFonts w:cs="Arial"/>
          <w:b/>
          <w:bCs/>
        </w:rPr>
      </w:pPr>
    </w:p>
    <w:p w14:paraId="05680333" w14:textId="77777777" w:rsidR="0054584C" w:rsidRPr="00253559" w:rsidRDefault="0054584C">
      <w:pPr>
        <w:jc w:val="center"/>
        <w:rPr>
          <w:rFonts w:cs="Arial"/>
          <w:b/>
          <w:bCs/>
        </w:rPr>
      </w:pPr>
    </w:p>
    <w:p w14:paraId="024F7693" w14:textId="77777777" w:rsidR="0054584C" w:rsidRPr="00253559" w:rsidRDefault="0054584C">
      <w:pPr>
        <w:jc w:val="center"/>
        <w:rPr>
          <w:rFonts w:cs="Arial"/>
          <w:b/>
          <w:bCs/>
        </w:rPr>
      </w:pPr>
    </w:p>
    <w:p w14:paraId="3D849DF9" w14:textId="77777777" w:rsidR="0054584C" w:rsidRPr="00253559" w:rsidRDefault="0054584C">
      <w:pPr>
        <w:jc w:val="center"/>
        <w:rPr>
          <w:rFonts w:cs="Arial"/>
          <w:b/>
          <w:bCs/>
        </w:rPr>
      </w:pPr>
    </w:p>
    <w:p w14:paraId="23AD389F" w14:textId="77777777" w:rsidR="0054584C" w:rsidRPr="00253559" w:rsidRDefault="0054584C">
      <w:pPr>
        <w:jc w:val="center"/>
        <w:rPr>
          <w:rFonts w:cs="Arial"/>
          <w:b/>
          <w:bCs/>
        </w:rPr>
      </w:pPr>
    </w:p>
    <w:p w14:paraId="4761EA1A" w14:textId="77777777" w:rsidR="0054584C" w:rsidRPr="00253559" w:rsidRDefault="0054584C">
      <w:pPr>
        <w:jc w:val="center"/>
        <w:rPr>
          <w:rFonts w:cs="Arial"/>
          <w:b/>
          <w:bCs/>
        </w:rPr>
      </w:pPr>
    </w:p>
    <w:p w14:paraId="125EC615" w14:textId="77777777" w:rsidR="0054584C" w:rsidRPr="00253559" w:rsidRDefault="0054584C">
      <w:pPr>
        <w:jc w:val="center"/>
        <w:rPr>
          <w:rFonts w:cs="Arial"/>
          <w:b/>
          <w:bCs/>
        </w:rPr>
      </w:pPr>
    </w:p>
    <w:p w14:paraId="58E1D6EA" w14:textId="77777777" w:rsidR="0054584C" w:rsidRPr="00253559" w:rsidRDefault="0054584C">
      <w:pPr>
        <w:jc w:val="center"/>
        <w:rPr>
          <w:rFonts w:cs="Arial"/>
          <w:b/>
          <w:bCs/>
        </w:rPr>
      </w:pPr>
    </w:p>
    <w:p w14:paraId="6AFEAD31" w14:textId="77777777" w:rsidR="0054584C" w:rsidRPr="00253559" w:rsidRDefault="0054584C">
      <w:pPr>
        <w:jc w:val="center"/>
        <w:rPr>
          <w:rFonts w:cs="Arial"/>
          <w:b/>
          <w:bCs/>
        </w:rPr>
      </w:pPr>
    </w:p>
    <w:p w14:paraId="47471701" w14:textId="77777777" w:rsidR="0054584C" w:rsidRPr="00253559" w:rsidRDefault="0054584C">
      <w:pPr>
        <w:jc w:val="center"/>
        <w:rPr>
          <w:rFonts w:cs="Arial"/>
          <w:b/>
          <w:bCs/>
        </w:rPr>
      </w:pPr>
    </w:p>
    <w:p w14:paraId="0D4A51EA" w14:textId="77777777" w:rsidR="0054584C" w:rsidRPr="00253559" w:rsidRDefault="0054584C">
      <w:pPr>
        <w:jc w:val="center"/>
        <w:rPr>
          <w:rFonts w:cs="Arial"/>
          <w:b/>
          <w:bCs/>
        </w:rPr>
      </w:pPr>
    </w:p>
    <w:p w14:paraId="77353B99" w14:textId="77777777" w:rsidR="0054584C" w:rsidRPr="00253559" w:rsidRDefault="0054584C">
      <w:pPr>
        <w:jc w:val="center"/>
        <w:rPr>
          <w:rFonts w:cs="Arial"/>
          <w:b/>
          <w:bCs/>
        </w:rPr>
      </w:pPr>
    </w:p>
    <w:p w14:paraId="503C4242" w14:textId="77777777" w:rsidR="0054584C" w:rsidRPr="00253559" w:rsidRDefault="0054584C">
      <w:pPr>
        <w:jc w:val="center"/>
        <w:rPr>
          <w:rFonts w:cs="Arial"/>
          <w:b/>
          <w:bCs/>
        </w:rPr>
      </w:pPr>
    </w:p>
    <w:p w14:paraId="32C6CA8C" w14:textId="77777777" w:rsidR="0054584C" w:rsidRPr="00253559" w:rsidRDefault="0054584C">
      <w:pPr>
        <w:pBdr>
          <w:top w:val="nil"/>
          <w:left w:val="nil"/>
          <w:bottom w:val="single" w:sz="6" w:space="1" w:color="00000A"/>
          <w:right w:val="nil"/>
        </w:pBdr>
        <w:jc w:val="center"/>
        <w:rPr>
          <w:rFonts w:cs="Arial"/>
          <w:b/>
          <w:bCs/>
        </w:rPr>
      </w:pPr>
    </w:p>
    <w:p w14:paraId="0F553E45" w14:textId="77777777" w:rsidR="0054584C" w:rsidRPr="00253559" w:rsidRDefault="0054584C">
      <w:pPr>
        <w:jc w:val="center"/>
        <w:rPr>
          <w:rFonts w:cs="Arial"/>
          <w:b/>
          <w:bCs/>
        </w:rPr>
      </w:pPr>
    </w:p>
    <w:p w14:paraId="544295A3" w14:textId="77777777" w:rsidR="0054584C" w:rsidRPr="00BD383A" w:rsidRDefault="00A70E4B">
      <w:pPr>
        <w:jc w:val="center"/>
        <w:rPr>
          <w:rFonts w:cs="Arial"/>
          <w:bCs/>
          <w:sz w:val="28"/>
          <w:lang w:val="en-US"/>
        </w:rPr>
      </w:pPr>
      <w:r w:rsidRPr="00BD383A">
        <w:rPr>
          <w:rFonts w:cs="Arial"/>
          <w:bCs/>
          <w:sz w:val="28"/>
          <w:lang w:val="en-US"/>
        </w:rPr>
        <w:t>CAMPO MOURÃO</w:t>
      </w:r>
    </w:p>
    <w:p w14:paraId="19736D60" w14:textId="77777777" w:rsidR="0054584C" w:rsidRPr="00BD383A" w:rsidRDefault="00A70E4B">
      <w:pPr>
        <w:jc w:val="center"/>
        <w:rPr>
          <w:rFonts w:cs="Arial"/>
          <w:bCs/>
          <w:sz w:val="28"/>
          <w:lang w:val="en-US"/>
        </w:rPr>
      </w:pPr>
      <w:r w:rsidRPr="00BD383A">
        <w:rPr>
          <w:rFonts w:cs="Arial"/>
          <w:bCs/>
          <w:sz w:val="28"/>
          <w:lang w:val="en-US"/>
        </w:rPr>
        <w:t>2015</w:t>
      </w:r>
    </w:p>
    <w:p w14:paraId="7C37C993" w14:textId="77777777" w:rsidR="0054584C" w:rsidRPr="00BD383A" w:rsidRDefault="00A70E4B">
      <w:pPr>
        <w:pageBreakBefore/>
        <w:jc w:val="center"/>
        <w:rPr>
          <w:rFonts w:cs="Arial"/>
          <w:bCs/>
          <w:caps/>
          <w:sz w:val="28"/>
          <w:lang w:val="en-US"/>
        </w:rPr>
      </w:pPr>
      <w:r w:rsidRPr="00BD383A">
        <w:rPr>
          <w:rFonts w:cs="Arial"/>
          <w:bCs/>
          <w:caps/>
          <w:sz w:val="28"/>
          <w:lang w:val="en-US"/>
        </w:rPr>
        <w:lastRenderedPageBreak/>
        <w:t>EDVALDO SZYMONEK</w:t>
      </w:r>
    </w:p>
    <w:p w14:paraId="033CF41B" w14:textId="77777777" w:rsidR="0054584C" w:rsidRPr="00BD383A" w:rsidRDefault="0054584C">
      <w:pPr>
        <w:jc w:val="center"/>
        <w:rPr>
          <w:rFonts w:cs="Arial"/>
          <w:lang w:val="en-US"/>
        </w:rPr>
      </w:pPr>
    </w:p>
    <w:p w14:paraId="546D7245" w14:textId="77777777" w:rsidR="0054584C" w:rsidRPr="00BD383A" w:rsidRDefault="0054584C">
      <w:pPr>
        <w:tabs>
          <w:tab w:val="left" w:pos="8100"/>
        </w:tabs>
        <w:jc w:val="center"/>
        <w:rPr>
          <w:rFonts w:cs="Arial"/>
          <w:lang w:val="en-US"/>
        </w:rPr>
      </w:pPr>
    </w:p>
    <w:p w14:paraId="05C59F55" w14:textId="77777777" w:rsidR="0054584C" w:rsidRPr="00BD383A" w:rsidRDefault="0054584C">
      <w:pPr>
        <w:jc w:val="center"/>
        <w:rPr>
          <w:rFonts w:cs="Arial"/>
          <w:lang w:val="en-US"/>
        </w:rPr>
      </w:pPr>
    </w:p>
    <w:p w14:paraId="097E3754" w14:textId="77777777" w:rsidR="0054584C" w:rsidRPr="00BD383A" w:rsidRDefault="0054584C">
      <w:pPr>
        <w:jc w:val="center"/>
        <w:rPr>
          <w:rFonts w:cs="Arial"/>
          <w:lang w:val="en-US"/>
        </w:rPr>
      </w:pPr>
    </w:p>
    <w:p w14:paraId="4A1D54E0" w14:textId="77777777" w:rsidR="0054584C" w:rsidRPr="00BD383A" w:rsidRDefault="0054584C">
      <w:pPr>
        <w:jc w:val="center"/>
        <w:rPr>
          <w:rFonts w:cs="Arial"/>
          <w:lang w:val="en-US"/>
        </w:rPr>
      </w:pPr>
    </w:p>
    <w:p w14:paraId="624DFA87" w14:textId="77777777" w:rsidR="0054584C" w:rsidRPr="00BD383A" w:rsidRDefault="00A70E4B">
      <w:pPr>
        <w:pStyle w:val="WW-Corpodetexto2"/>
        <w:rPr>
          <w:rFonts w:ascii="Arial" w:hAnsi="Arial" w:cs="Arial"/>
          <w:b w:val="0"/>
          <w:bCs/>
          <w:lang w:val="en-US"/>
        </w:rPr>
      </w:pPr>
      <w:r w:rsidRPr="00BD383A">
        <w:rPr>
          <w:rFonts w:ascii="Arial" w:hAnsi="Arial" w:cs="Arial"/>
          <w:b w:val="0"/>
          <w:bCs/>
          <w:lang w:val="en-US"/>
        </w:rPr>
        <w:t>FASTFOOD DELIVERY</w:t>
      </w:r>
    </w:p>
    <w:p w14:paraId="6490EF1F" w14:textId="77777777" w:rsidR="0054584C" w:rsidRPr="00BD383A" w:rsidRDefault="0054584C">
      <w:pPr>
        <w:jc w:val="center"/>
        <w:rPr>
          <w:rFonts w:cs="Arial"/>
          <w:lang w:val="en-US"/>
        </w:rPr>
      </w:pPr>
    </w:p>
    <w:p w14:paraId="27326F8D" w14:textId="77777777" w:rsidR="0054584C" w:rsidRPr="00BD383A" w:rsidRDefault="0054584C">
      <w:pPr>
        <w:jc w:val="center"/>
        <w:rPr>
          <w:rFonts w:cs="Arial"/>
          <w:lang w:val="en-US"/>
        </w:rPr>
      </w:pPr>
    </w:p>
    <w:p w14:paraId="54EE2E4B" w14:textId="77777777" w:rsidR="0054584C" w:rsidRPr="00BD383A" w:rsidRDefault="0054584C">
      <w:pPr>
        <w:jc w:val="center"/>
        <w:rPr>
          <w:rFonts w:cs="Arial"/>
          <w:lang w:val="en-US"/>
        </w:rPr>
      </w:pPr>
    </w:p>
    <w:p w14:paraId="5072C451" w14:textId="77777777" w:rsidR="0054584C" w:rsidRPr="00BD383A" w:rsidRDefault="0054584C">
      <w:pPr>
        <w:jc w:val="center"/>
        <w:rPr>
          <w:rFonts w:cs="Arial"/>
          <w:lang w:val="en-US"/>
        </w:rPr>
      </w:pPr>
    </w:p>
    <w:p w14:paraId="5DE245CB" w14:textId="77777777" w:rsidR="0054584C" w:rsidRPr="00BD383A" w:rsidRDefault="0054584C">
      <w:pPr>
        <w:jc w:val="center"/>
        <w:rPr>
          <w:rFonts w:cs="Arial"/>
          <w:lang w:val="en-US"/>
        </w:rPr>
      </w:pPr>
    </w:p>
    <w:p w14:paraId="4C9C6BF0" w14:textId="77777777" w:rsidR="0054584C" w:rsidRPr="00BD383A" w:rsidRDefault="0054584C">
      <w:pPr>
        <w:jc w:val="center"/>
        <w:rPr>
          <w:rFonts w:cs="Arial"/>
          <w:lang w:val="en-US"/>
        </w:rPr>
      </w:pPr>
    </w:p>
    <w:p w14:paraId="27E5C54F" w14:textId="77777777" w:rsidR="0054584C" w:rsidRPr="00BD383A" w:rsidRDefault="0054584C">
      <w:pPr>
        <w:jc w:val="center"/>
        <w:rPr>
          <w:rFonts w:cs="Arial"/>
          <w:lang w:val="en-US"/>
        </w:rPr>
      </w:pPr>
    </w:p>
    <w:p w14:paraId="34CF297D" w14:textId="34441613" w:rsidR="0054584C" w:rsidRPr="00F809CE" w:rsidRDefault="00F5276D">
      <w:pPr>
        <w:jc w:val="center"/>
        <w:rPr>
          <w:rFonts w:cs="Arial"/>
          <w:lang w:val="en-US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5E485A5" wp14:editId="5D197255">
                <wp:simplePos x="0" y="0"/>
                <wp:positionH relativeFrom="column">
                  <wp:posOffset>2398395</wp:posOffset>
                </wp:positionH>
                <wp:positionV relativeFrom="paragraph">
                  <wp:posOffset>40005</wp:posOffset>
                </wp:positionV>
                <wp:extent cx="3375660" cy="1089025"/>
                <wp:effectExtent l="1905" t="1270" r="3810" b="0"/>
                <wp:wrapNone/>
                <wp:docPr id="76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75660" cy="1089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1BC2E1" w14:textId="77777777" w:rsidR="00D44A46" w:rsidRDefault="00D44A46">
                            <w:pPr>
                              <w:pStyle w:val="Contedodoquadro"/>
                              <w:spacing w:line="240" w:lineRule="auto"/>
                              <w:rPr>
                                <w:rFonts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Trabalho de conclusão de curso submetido à banca examinadora da Faculdade Integrado de Campo Mourão – PR, como requisito parcial para a obtenção do título de Tecnólogo em Análise e Desenvolvimento de Sistemas, tendo como orientador o professor 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sz w:val="20"/>
                                <w:szCs w:val="20"/>
                              </w:rPr>
                              <w:t>Douglas Nassif Roma Junior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E485A5" id="Rectangle 5" o:spid="_x0000_s1026" style="position:absolute;left:0;text-align:left;margin-left:188.85pt;margin-top:3.15pt;width:265.8pt;height:85.7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" stroked="f" strokeweight="0">
                <v:textbox>
                  <w:txbxContent>
                    <w:p w14:paraId="771BC2E1" w14:textId="77777777" w:rsidR="00D44A46" w:rsidRDefault="00D44A46">
                      <w:pPr>
                        <w:pStyle w:val="Contedodoquadro"/>
                        <w:spacing w:line="240" w:lineRule="auto"/>
                        <w:rPr>
                          <w:rFonts w:cs="Arial"/>
                          <w:sz w:val="20"/>
                          <w:szCs w:val="20"/>
                        </w:rPr>
                      </w:pPr>
                      <w:r>
                        <w:rPr>
                          <w:rFonts w:cs="Arial"/>
                          <w:sz w:val="20"/>
                          <w:szCs w:val="20"/>
                        </w:rPr>
                        <w:t xml:space="preserve">Trabalho de conclusão de curso submetido à banca examinadora da Faculdade Integrado de Campo Mourão – PR, como requisito parcial para a obtenção do título de Tecnólogo em Análise e Desenvolvimento de Sistemas, tendo como orientador o professor </w:t>
                      </w:r>
                      <w:r>
                        <w:rPr>
                          <w:rFonts w:cs="Arial"/>
                          <w:b/>
                          <w:bCs/>
                          <w:sz w:val="20"/>
                          <w:szCs w:val="20"/>
                        </w:rPr>
                        <w:t>Douglas Nassif Roma Junior</w:t>
                      </w:r>
                      <w:r>
                        <w:rPr>
                          <w:rFonts w:cs="Arial"/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0A776652" w14:textId="77777777" w:rsidR="0054584C" w:rsidRPr="00F809CE" w:rsidRDefault="0054584C">
      <w:pPr>
        <w:jc w:val="center"/>
        <w:rPr>
          <w:rFonts w:cs="Arial"/>
          <w:lang w:val="en-US"/>
        </w:rPr>
      </w:pPr>
    </w:p>
    <w:p w14:paraId="219D1D53" w14:textId="77777777" w:rsidR="0054584C" w:rsidRPr="00F809CE" w:rsidRDefault="0054584C">
      <w:pPr>
        <w:jc w:val="center"/>
        <w:rPr>
          <w:rFonts w:cs="Arial"/>
          <w:lang w:val="en-US"/>
        </w:rPr>
      </w:pPr>
    </w:p>
    <w:p w14:paraId="237AC236" w14:textId="77777777" w:rsidR="0054584C" w:rsidRPr="00F809CE" w:rsidRDefault="0054584C">
      <w:pPr>
        <w:jc w:val="center"/>
        <w:rPr>
          <w:rFonts w:cs="Arial"/>
          <w:lang w:val="en-US"/>
        </w:rPr>
      </w:pPr>
    </w:p>
    <w:p w14:paraId="377948EA" w14:textId="77777777" w:rsidR="0054584C" w:rsidRPr="00F809CE" w:rsidRDefault="0054584C">
      <w:pPr>
        <w:jc w:val="center"/>
        <w:rPr>
          <w:rFonts w:cs="Arial"/>
          <w:lang w:val="en-US"/>
        </w:rPr>
      </w:pPr>
    </w:p>
    <w:p w14:paraId="42EF14CC" w14:textId="77777777" w:rsidR="0054584C" w:rsidRPr="00F809CE" w:rsidRDefault="0054584C">
      <w:pPr>
        <w:jc w:val="center"/>
        <w:rPr>
          <w:rFonts w:cs="Arial"/>
          <w:lang w:val="en-US"/>
        </w:rPr>
      </w:pPr>
    </w:p>
    <w:p w14:paraId="68FD9D24" w14:textId="77777777" w:rsidR="0054584C" w:rsidRPr="00F809CE" w:rsidRDefault="0054584C">
      <w:pPr>
        <w:jc w:val="center"/>
        <w:rPr>
          <w:rFonts w:cs="Arial"/>
          <w:lang w:val="en-US"/>
        </w:rPr>
      </w:pPr>
    </w:p>
    <w:p w14:paraId="64824F68" w14:textId="77777777" w:rsidR="0054584C" w:rsidRPr="00F809CE" w:rsidRDefault="0054584C">
      <w:pPr>
        <w:jc w:val="center"/>
        <w:rPr>
          <w:rFonts w:cs="Arial"/>
          <w:lang w:val="en-US"/>
        </w:rPr>
      </w:pPr>
    </w:p>
    <w:p w14:paraId="762D471B" w14:textId="77777777" w:rsidR="0054584C" w:rsidRPr="00F809CE" w:rsidRDefault="0054584C">
      <w:pPr>
        <w:jc w:val="center"/>
        <w:rPr>
          <w:rFonts w:cs="Arial"/>
          <w:lang w:val="en-US"/>
        </w:rPr>
      </w:pPr>
    </w:p>
    <w:p w14:paraId="420DE074" w14:textId="77777777" w:rsidR="0054584C" w:rsidRPr="00F809CE" w:rsidRDefault="0054584C">
      <w:pPr>
        <w:jc w:val="center"/>
        <w:rPr>
          <w:rFonts w:cs="Arial"/>
          <w:lang w:val="en-US"/>
        </w:rPr>
      </w:pPr>
    </w:p>
    <w:p w14:paraId="29688F8B" w14:textId="77777777" w:rsidR="0054584C" w:rsidRPr="00F809CE" w:rsidRDefault="0054584C">
      <w:pPr>
        <w:jc w:val="center"/>
        <w:rPr>
          <w:rFonts w:cs="Arial"/>
          <w:lang w:val="en-US"/>
        </w:rPr>
      </w:pPr>
    </w:p>
    <w:p w14:paraId="2B579353" w14:textId="77777777" w:rsidR="0054584C" w:rsidRPr="00F809CE" w:rsidRDefault="0054584C">
      <w:pPr>
        <w:jc w:val="center"/>
        <w:rPr>
          <w:rFonts w:cs="Arial"/>
          <w:lang w:val="en-US"/>
        </w:rPr>
      </w:pPr>
    </w:p>
    <w:p w14:paraId="59BBAA19" w14:textId="77777777" w:rsidR="0054584C" w:rsidRPr="00F809CE" w:rsidRDefault="0054584C">
      <w:pPr>
        <w:jc w:val="center"/>
        <w:rPr>
          <w:rFonts w:cs="Arial"/>
          <w:lang w:val="en-US"/>
        </w:rPr>
      </w:pPr>
    </w:p>
    <w:p w14:paraId="0F795DD9" w14:textId="77777777" w:rsidR="0054584C" w:rsidRPr="00F809CE" w:rsidRDefault="0054584C">
      <w:pPr>
        <w:jc w:val="center"/>
        <w:rPr>
          <w:rFonts w:cs="Arial"/>
          <w:lang w:val="en-US"/>
        </w:rPr>
      </w:pPr>
    </w:p>
    <w:p w14:paraId="3E11FC5D" w14:textId="77777777" w:rsidR="0054584C" w:rsidRPr="00F809CE" w:rsidRDefault="0054584C">
      <w:pPr>
        <w:pBdr>
          <w:top w:val="nil"/>
          <w:left w:val="nil"/>
          <w:bottom w:val="single" w:sz="6" w:space="1" w:color="00000A"/>
          <w:right w:val="nil"/>
        </w:pBdr>
        <w:jc w:val="center"/>
        <w:rPr>
          <w:rFonts w:cs="Arial"/>
          <w:b/>
          <w:bCs/>
          <w:lang w:val="en-US"/>
        </w:rPr>
      </w:pPr>
    </w:p>
    <w:p w14:paraId="530B4DE8" w14:textId="77777777" w:rsidR="0054584C" w:rsidRPr="00F809CE" w:rsidRDefault="0054584C">
      <w:pPr>
        <w:jc w:val="center"/>
        <w:rPr>
          <w:rFonts w:cs="Arial"/>
          <w:b/>
          <w:bCs/>
          <w:lang w:val="en-US"/>
        </w:rPr>
      </w:pPr>
    </w:p>
    <w:p w14:paraId="73B89A1D" w14:textId="77777777" w:rsidR="0054584C" w:rsidRPr="00F809CE" w:rsidRDefault="00A70E4B">
      <w:pPr>
        <w:jc w:val="center"/>
        <w:rPr>
          <w:rFonts w:cs="Arial"/>
          <w:bCs/>
          <w:sz w:val="28"/>
          <w:lang w:val="en-US"/>
        </w:rPr>
      </w:pPr>
      <w:r w:rsidRPr="00F809CE">
        <w:rPr>
          <w:rFonts w:cs="Arial"/>
          <w:bCs/>
          <w:sz w:val="28"/>
          <w:lang w:val="en-US"/>
        </w:rPr>
        <w:t>CAMPO MOURÃO</w:t>
      </w:r>
    </w:p>
    <w:p w14:paraId="0BFD4CC4" w14:textId="3D59E5C9" w:rsidR="0054584C" w:rsidRPr="00F809CE" w:rsidRDefault="00A70E4B">
      <w:pPr>
        <w:jc w:val="center"/>
        <w:rPr>
          <w:rFonts w:cs="Arial"/>
          <w:bCs/>
          <w:sz w:val="28"/>
          <w:lang w:val="en-US"/>
        </w:rPr>
      </w:pPr>
      <w:r w:rsidRPr="00F809CE">
        <w:rPr>
          <w:rFonts w:cs="Arial"/>
          <w:bCs/>
          <w:sz w:val="28"/>
          <w:lang w:val="en-US"/>
        </w:rPr>
        <w:t>20</w:t>
      </w:r>
      <w:r w:rsidR="00F809CE">
        <w:rPr>
          <w:rFonts w:cs="Arial"/>
          <w:bCs/>
          <w:sz w:val="28"/>
          <w:lang w:val="en-US"/>
        </w:rPr>
        <w:t>15</w:t>
      </w:r>
    </w:p>
    <w:p w14:paraId="0F76A2FE" w14:textId="77777777" w:rsidR="0054584C" w:rsidRPr="00F809CE" w:rsidRDefault="00A70E4B">
      <w:pPr>
        <w:pageBreakBefore/>
        <w:jc w:val="center"/>
        <w:rPr>
          <w:rFonts w:cs="Arial"/>
          <w:bCs/>
          <w:caps/>
          <w:sz w:val="28"/>
          <w:lang w:val="en-US"/>
        </w:rPr>
      </w:pPr>
      <w:r w:rsidRPr="00F809CE">
        <w:rPr>
          <w:rFonts w:cs="Arial"/>
          <w:bCs/>
          <w:caps/>
          <w:sz w:val="28"/>
          <w:lang w:val="en-US"/>
        </w:rPr>
        <w:lastRenderedPageBreak/>
        <w:t>EDVALDO SZYMONEK</w:t>
      </w:r>
    </w:p>
    <w:p w14:paraId="5557AF0E" w14:textId="77777777" w:rsidR="0054584C" w:rsidRPr="00F809CE" w:rsidRDefault="0054584C">
      <w:pPr>
        <w:jc w:val="center"/>
        <w:rPr>
          <w:rFonts w:cs="Arial"/>
          <w:lang w:val="en-US"/>
        </w:rPr>
      </w:pPr>
    </w:p>
    <w:p w14:paraId="1FE3A28D" w14:textId="77777777" w:rsidR="0054584C" w:rsidRPr="00F809CE" w:rsidRDefault="0054584C">
      <w:pPr>
        <w:tabs>
          <w:tab w:val="left" w:pos="8100"/>
        </w:tabs>
        <w:jc w:val="center"/>
        <w:rPr>
          <w:rFonts w:cs="Arial"/>
          <w:lang w:val="en-US"/>
        </w:rPr>
      </w:pPr>
    </w:p>
    <w:p w14:paraId="7ADFB55D" w14:textId="77777777" w:rsidR="0054584C" w:rsidRPr="00F809CE" w:rsidRDefault="0054584C">
      <w:pPr>
        <w:jc w:val="center"/>
        <w:rPr>
          <w:rFonts w:cs="Arial"/>
          <w:lang w:val="en-US"/>
        </w:rPr>
      </w:pPr>
    </w:p>
    <w:p w14:paraId="733DAF30" w14:textId="77777777" w:rsidR="0054584C" w:rsidRPr="00F809CE" w:rsidRDefault="0054584C">
      <w:pPr>
        <w:jc w:val="center"/>
        <w:rPr>
          <w:rFonts w:cs="Arial"/>
          <w:lang w:val="en-US"/>
        </w:rPr>
      </w:pPr>
    </w:p>
    <w:p w14:paraId="2076AEC3" w14:textId="77777777" w:rsidR="0054584C" w:rsidRPr="00F809CE" w:rsidRDefault="0054584C">
      <w:pPr>
        <w:jc w:val="center"/>
        <w:rPr>
          <w:rFonts w:cs="Arial"/>
          <w:lang w:val="en-US"/>
        </w:rPr>
      </w:pPr>
    </w:p>
    <w:p w14:paraId="041B3F18" w14:textId="77777777" w:rsidR="0054584C" w:rsidRPr="00F809CE" w:rsidRDefault="00A70E4B">
      <w:pPr>
        <w:pStyle w:val="WW-Corpodetexto2"/>
        <w:rPr>
          <w:rFonts w:ascii="Arial" w:hAnsi="Arial" w:cs="Arial"/>
          <w:b w:val="0"/>
          <w:bCs/>
          <w:lang w:val="en-US"/>
        </w:rPr>
      </w:pPr>
      <w:r w:rsidRPr="00F809CE">
        <w:rPr>
          <w:rFonts w:ascii="Arial" w:hAnsi="Arial" w:cs="Arial"/>
          <w:b w:val="0"/>
          <w:bCs/>
          <w:lang w:val="en-US"/>
        </w:rPr>
        <w:t>FASTFOOD DELIVERY</w:t>
      </w:r>
    </w:p>
    <w:p w14:paraId="24501D70" w14:textId="77777777" w:rsidR="0054584C" w:rsidRPr="00F809CE" w:rsidRDefault="0054584C">
      <w:pPr>
        <w:rPr>
          <w:lang w:val="en-US"/>
        </w:rPr>
      </w:pPr>
      <w:bookmarkStart w:id="2" w:name="_Toc182841566"/>
      <w:bookmarkStart w:id="3" w:name="_Toc182841424"/>
      <w:bookmarkStart w:id="4" w:name="_Toc182841134"/>
      <w:bookmarkStart w:id="5" w:name="_Toc182445719"/>
      <w:bookmarkStart w:id="6" w:name="_Toc170554916"/>
      <w:bookmarkStart w:id="7" w:name="_Toc170534795"/>
      <w:bookmarkStart w:id="8" w:name="_Toc170365965"/>
      <w:bookmarkEnd w:id="2"/>
      <w:bookmarkEnd w:id="3"/>
      <w:bookmarkEnd w:id="4"/>
      <w:bookmarkEnd w:id="5"/>
      <w:bookmarkEnd w:id="6"/>
      <w:bookmarkEnd w:id="7"/>
      <w:bookmarkEnd w:id="8"/>
    </w:p>
    <w:p w14:paraId="3086217D" w14:textId="77777777" w:rsidR="0054584C" w:rsidRPr="00F809CE" w:rsidRDefault="0054584C">
      <w:pPr>
        <w:rPr>
          <w:lang w:val="en-US"/>
        </w:rPr>
      </w:pPr>
    </w:p>
    <w:p w14:paraId="24BF7D0C" w14:textId="77777777" w:rsidR="0054584C" w:rsidRPr="00F809CE" w:rsidRDefault="0054584C">
      <w:pPr>
        <w:rPr>
          <w:lang w:val="en-US"/>
        </w:rPr>
      </w:pPr>
    </w:p>
    <w:p w14:paraId="612CF785" w14:textId="77777777" w:rsidR="0054584C" w:rsidRPr="00F809CE" w:rsidRDefault="0054584C">
      <w:pPr>
        <w:rPr>
          <w:lang w:val="en-US"/>
        </w:rPr>
      </w:pPr>
    </w:p>
    <w:p w14:paraId="15209212" w14:textId="77777777" w:rsidR="0054584C" w:rsidRPr="00F809CE" w:rsidRDefault="0054584C">
      <w:pPr>
        <w:rPr>
          <w:lang w:val="en-US"/>
        </w:rPr>
      </w:pPr>
    </w:p>
    <w:p w14:paraId="1D906D78" w14:textId="77777777" w:rsidR="0054584C" w:rsidRPr="00F809CE" w:rsidRDefault="0054584C">
      <w:pPr>
        <w:rPr>
          <w:lang w:val="en-US"/>
        </w:rPr>
      </w:pPr>
    </w:p>
    <w:p w14:paraId="48C45F86" w14:textId="77777777" w:rsidR="0054584C" w:rsidRPr="00F809CE" w:rsidRDefault="0054584C">
      <w:pPr>
        <w:rPr>
          <w:lang w:val="en-US"/>
        </w:rPr>
      </w:pPr>
    </w:p>
    <w:p w14:paraId="309163BC" w14:textId="77777777" w:rsidR="0054584C" w:rsidRPr="00F809CE" w:rsidRDefault="0054584C">
      <w:pPr>
        <w:rPr>
          <w:lang w:val="en-US"/>
        </w:rPr>
      </w:pPr>
    </w:p>
    <w:p w14:paraId="54ABE4C9" w14:textId="7C823DAB" w:rsidR="0054584C" w:rsidRPr="00F809CE" w:rsidRDefault="00F5276D">
      <w:pPr>
        <w:rPr>
          <w:lang w:val="en-US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AE7C47C" wp14:editId="0FB3B70E">
                <wp:simplePos x="0" y="0"/>
                <wp:positionH relativeFrom="column">
                  <wp:posOffset>2844165</wp:posOffset>
                </wp:positionH>
                <wp:positionV relativeFrom="paragraph">
                  <wp:posOffset>32385</wp:posOffset>
                </wp:positionV>
                <wp:extent cx="2794635" cy="3238500"/>
                <wp:effectExtent l="0" t="0" r="0" b="635"/>
                <wp:wrapNone/>
                <wp:docPr id="75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94635" cy="3238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C0E5AF" w14:textId="77777777" w:rsidR="00D44A46" w:rsidRDefault="00D44A46">
                            <w:pPr>
                              <w:pStyle w:val="Contedodoquadro"/>
                              <w:spacing w:line="240" w:lineRule="auto"/>
                              <w:jc w:val="center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MEMBROS DA BANCA</w:t>
                            </w:r>
                          </w:p>
                          <w:p w14:paraId="2E383308" w14:textId="77777777" w:rsidR="00D44A46" w:rsidRDefault="00D44A46">
                            <w:pPr>
                              <w:pStyle w:val="Contedodoquadro"/>
                              <w:pBdr>
                                <w:top w:val="nil"/>
                                <w:left w:val="nil"/>
                                <w:bottom w:val="single" w:sz="12" w:space="1" w:color="00000A"/>
                                <w:right w:val="nil"/>
                              </w:pBdr>
                              <w:spacing w:line="240" w:lineRule="auto"/>
                              <w:rPr>
                                <w:rFonts w:cs="Arial"/>
                              </w:rPr>
                            </w:pPr>
                          </w:p>
                          <w:p w14:paraId="3D0A862F" w14:textId="77777777" w:rsidR="00D44A46" w:rsidRDefault="00D44A46">
                            <w:pPr>
                              <w:pStyle w:val="Contedodoquadro"/>
                              <w:pBdr>
                                <w:top w:val="nil"/>
                                <w:left w:val="nil"/>
                                <w:bottom w:val="single" w:sz="12" w:space="1" w:color="00000A"/>
                                <w:right w:val="nil"/>
                              </w:pBdr>
                              <w:spacing w:line="240" w:lineRule="auto"/>
                              <w:rPr>
                                <w:rFonts w:cs="Arial"/>
                              </w:rPr>
                            </w:pPr>
                          </w:p>
                          <w:p w14:paraId="57CA8F77" w14:textId="77777777" w:rsidR="00D44A46" w:rsidRDefault="00D44A46">
                            <w:pPr>
                              <w:pStyle w:val="Contedodoquadro"/>
                              <w:pBdr>
                                <w:top w:val="nil"/>
                                <w:left w:val="nil"/>
                                <w:bottom w:val="single" w:sz="12" w:space="1" w:color="00000A"/>
                                <w:right w:val="nil"/>
                              </w:pBdr>
                              <w:spacing w:line="240" w:lineRule="auto"/>
                              <w:rPr>
                                <w:rFonts w:cs="Arial"/>
                              </w:rPr>
                            </w:pPr>
                          </w:p>
                          <w:p w14:paraId="10EEB2A2" w14:textId="77777777" w:rsidR="00D44A46" w:rsidRDefault="00D44A46">
                            <w:pPr>
                              <w:pStyle w:val="Contedodoquadro"/>
                              <w:spacing w:line="240" w:lineRule="auto"/>
                              <w:jc w:val="right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  <w:shd w:val="clear" w:color="auto" w:fill="FFFF00"/>
                              </w:rPr>
                              <w:t>Titulação</w:t>
                            </w:r>
                            <w:r>
                              <w:rPr>
                                <w:rFonts w:cs="Arial"/>
                              </w:rPr>
                              <w:t>. Nome do Professor</w:t>
                            </w:r>
                          </w:p>
                          <w:p w14:paraId="3047A1A2" w14:textId="77777777" w:rsidR="00D44A46" w:rsidRDefault="00D44A46">
                            <w:pPr>
                              <w:pStyle w:val="Contedodoquadro"/>
                              <w:spacing w:line="240" w:lineRule="auto"/>
                              <w:jc w:val="right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Integrado Colégio e Faculdade</w:t>
                            </w:r>
                          </w:p>
                          <w:p w14:paraId="471080D8" w14:textId="77777777" w:rsidR="00D44A46" w:rsidRDefault="00D44A46">
                            <w:pPr>
                              <w:pStyle w:val="Contedodoquadro"/>
                              <w:pBdr>
                                <w:top w:val="nil"/>
                                <w:left w:val="nil"/>
                                <w:bottom w:val="single" w:sz="12" w:space="1" w:color="00000A"/>
                                <w:right w:val="nil"/>
                              </w:pBdr>
                              <w:spacing w:line="240" w:lineRule="auto"/>
                              <w:rPr>
                                <w:rFonts w:cs="Arial"/>
                              </w:rPr>
                            </w:pPr>
                          </w:p>
                          <w:p w14:paraId="5F2BB2C3" w14:textId="77777777" w:rsidR="00D44A46" w:rsidRDefault="00D44A46">
                            <w:pPr>
                              <w:pStyle w:val="Contedodoquadro"/>
                              <w:pBdr>
                                <w:top w:val="nil"/>
                                <w:left w:val="nil"/>
                                <w:bottom w:val="single" w:sz="12" w:space="1" w:color="00000A"/>
                                <w:right w:val="nil"/>
                              </w:pBdr>
                              <w:spacing w:line="240" w:lineRule="auto"/>
                              <w:rPr>
                                <w:rFonts w:cs="Arial"/>
                              </w:rPr>
                            </w:pPr>
                          </w:p>
                          <w:p w14:paraId="2A75C9F1" w14:textId="77777777" w:rsidR="00D44A46" w:rsidRDefault="00D44A46">
                            <w:pPr>
                              <w:pStyle w:val="Contedodoquadro"/>
                              <w:pBdr>
                                <w:top w:val="nil"/>
                                <w:left w:val="nil"/>
                                <w:bottom w:val="single" w:sz="12" w:space="1" w:color="00000A"/>
                                <w:right w:val="nil"/>
                              </w:pBdr>
                              <w:spacing w:line="240" w:lineRule="auto"/>
                              <w:rPr>
                                <w:rFonts w:cs="Arial"/>
                              </w:rPr>
                            </w:pPr>
                          </w:p>
                          <w:p w14:paraId="03D0F9FF" w14:textId="77777777" w:rsidR="00D44A46" w:rsidRDefault="00D44A46">
                            <w:pPr>
                              <w:pStyle w:val="Contedodoquadro"/>
                              <w:spacing w:line="240" w:lineRule="auto"/>
                              <w:jc w:val="right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  <w:shd w:val="clear" w:color="auto" w:fill="FFFF00"/>
                              </w:rPr>
                              <w:t>Titulação</w:t>
                            </w:r>
                            <w:r>
                              <w:rPr>
                                <w:rFonts w:cs="Arial"/>
                              </w:rPr>
                              <w:t>. Nome do Professor</w:t>
                            </w:r>
                          </w:p>
                          <w:p w14:paraId="03135E24" w14:textId="77777777" w:rsidR="00D44A46" w:rsidRDefault="00D44A46">
                            <w:pPr>
                              <w:pStyle w:val="Contedodoquadro"/>
                              <w:spacing w:line="240" w:lineRule="auto"/>
                              <w:jc w:val="right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Integrado Colégio e Faculdade</w:t>
                            </w:r>
                          </w:p>
                          <w:p w14:paraId="190F4EE4" w14:textId="77777777" w:rsidR="00D44A46" w:rsidRDefault="00D44A46">
                            <w:pPr>
                              <w:pStyle w:val="Contedodoquadro"/>
                              <w:spacing w:line="240" w:lineRule="auto"/>
                              <w:jc w:val="right"/>
                              <w:rPr>
                                <w:rFonts w:cs="Arial"/>
                              </w:rPr>
                            </w:pPr>
                          </w:p>
                          <w:p w14:paraId="7B524310" w14:textId="77777777" w:rsidR="00D44A46" w:rsidRDefault="00D44A46">
                            <w:pPr>
                              <w:pStyle w:val="Contedodoquadro"/>
                              <w:spacing w:line="240" w:lineRule="auto"/>
                              <w:jc w:val="right"/>
                              <w:rPr>
                                <w:rFonts w:cs="Arial"/>
                              </w:rPr>
                            </w:pPr>
                          </w:p>
                          <w:p w14:paraId="1DE3C389" w14:textId="77777777" w:rsidR="00D44A46" w:rsidRDefault="00D44A46">
                            <w:pPr>
                              <w:pStyle w:val="Contedodoquadro"/>
                              <w:spacing w:line="240" w:lineRule="auto"/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E7C47C" id="Rectangle 4" o:spid="_x0000_s1027" style="position:absolute;left:0;text-align:left;margin-left:223.95pt;margin-top:2.55pt;width:220.05pt;height:25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" stroked="f" strokeweight="0">
                <v:textbox>
                  <w:txbxContent>
                    <w:p w14:paraId="27C0E5AF" w14:textId="77777777" w:rsidR="00D44A46" w:rsidRDefault="00D44A46">
                      <w:pPr>
                        <w:pStyle w:val="Contedodoquadro"/>
                        <w:spacing w:line="240" w:lineRule="auto"/>
                        <w:jc w:val="center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>MEMBROS DA BANCA</w:t>
                      </w:r>
                    </w:p>
                    <w:p w14:paraId="2E383308" w14:textId="77777777" w:rsidR="00D44A46" w:rsidRDefault="00D44A46">
                      <w:pPr>
                        <w:pStyle w:val="Contedodoquadro"/>
                        <w:pBdr>
                          <w:top w:val="nil"/>
                          <w:left w:val="nil"/>
                          <w:bottom w:val="single" w:sz="12" w:space="1" w:color="00000A"/>
                          <w:right w:val="nil"/>
                        </w:pBdr>
                        <w:spacing w:line="240" w:lineRule="auto"/>
                        <w:rPr>
                          <w:rFonts w:cs="Arial"/>
                        </w:rPr>
                      </w:pPr>
                    </w:p>
                    <w:p w14:paraId="3D0A862F" w14:textId="77777777" w:rsidR="00D44A46" w:rsidRDefault="00D44A46">
                      <w:pPr>
                        <w:pStyle w:val="Contedodoquadro"/>
                        <w:pBdr>
                          <w:top w:val="nil"/>
                          <w:left w:val="nil"/>
                          <w:bottom w:val="single" w:sz="12" w:space="1" w:color="00000A"/>
                          <w:right w:val="nil"/>
                        </w:pBdr>
                        <w:spacing w:line="240" w:lineRule="auto"/>
                        <w:rPr>
                          <w:rFonts w:cs="Arial"/>
                        </w:rPr>
                      </w:pPr>
                    </w:p>
                    <w:p w14:paraId="57CA8F77" w14:textId="77777777" w:rsidR="00D44A46" w:rsidRDefault="00D44A46">
                      <w:pPr>
                        <w:pStyle w:val="Contedodoquadro"/>
                        <w:pBdr>
                          <w:top w:val="nil"/>
                          <w:left w:val="nil"/>
                          <w:bottom w:val="single" w:sz="12" w:space="1" w:color="00000A"/>
                          <w:right w:val="nil"/>
                        </w:pBdr>
                        <w:spacing w:line="240" w:lineRule="auto"/>
                        <w:rPr>
                          <w:rFonts w:cs="Arial"/>
                        </w:rPr>
                      </w:pPr>
                    </w:p>
                    <w:p w14:paraId="10EEB2A2" w14:textId="77777777" w:rsidR="00D44A46" w:rsidRDefault="00D44A46">
                      <w:pPr>
                        <w:pStyle w:val="Contedodoquadro"/>
                        <w:spacing w:line="240" w:lineRule="auto"/>
                        <w:jc w:val="right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  <w:shd w:val="clear" w:color="auto" w:fill="FFFF00"/>
                        </w:rPr>
                        <w:t>Titulação</w:t>
                      </w:r>
                      <w:r>
                        <w:rPr>
                          <w:rFonts w:cs="Arial"/>
                        </w:rPr>
                        <w:t>. Nome do Professor</w:t>
                      </w:r>
                    </w:p>
                    <w:p w14:paraId="3047A1A2" w14:textId="77777777" w:rsidR="00D44A46" w:rsidRDefault="00D44A46">
                      <w:pPr>
                        <w:pStyle w:val="Contedodoquadro"/>
                        <w:spacing w:line="240" w:lineRule="auto"/>
                        <w:jc w:val="right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>Integrado Colégio e Faculdade</w:t>
                      </w:r>
                    </w:p>
                    <w:p w14:paraId="471080D8" w14:textId="77777777" w:rsidR="00D44A46" w:rsidRDefault="00D44A46">
                      <w:pPr>
                        <w:pStyle w:val="Contedodoquadro"/>
                        <w:pBdr>
                          <w:top w:val="nil"/>
                          <w:left w:val="nil"/>
                          <w:bottom w:val="single" w:sz="12" w:space="1" w:color="00000A"/>
                          <w:right w:val="nil"/>
                        </w:pBdr>
                        <w:spacing w:line="240" w:lineRule="auto"/>
                        <w:rPr>
                          <w:rFonts w:cs="Arial"/>
                        </w:rPr>
                      </w:pPr>
                    </w:p>
                    <w:p w14:paraId="5F2BB2C3" w14:textId="77777777" w:rsidR="00D44A46" w:rsidRDefault="00D44A46">
                      <w:pPr>
                        <w:pStyle w:val="Contedodoquadro"/>
                        <w:pBdr>
                          <w:top w:val="nil"/>
                          <w:left w:val="nil"/>
                          <w:bottom w:val="single" w:sz="12" w:space="1" w:color="00000A"/>
                          <w:right w:val="nil"/>
                        </w:pBdr>
                        <w:spacing w:line="240" w:lineRule="auto"/>
                        <w:rPr>
                          <w:rFonts w:cs="Arial"/>
                        </w:rPr>
                      </w:pPr>
                    </w:p>
                    <w:p w14:paraId="2A75C9F1" w14:textId="77777777" w:rsidR="00D44A46" w:rsidRDefault="00D44A46">
                      <w:pPr>
                        <w:pStyle w:val="Contedodoquadro"/>
                        <w:pBdr>
                          <w:top w:val="nil"/>
                          <w:left w:val="nil"/>
                          <w:bottom w:val="single" w:sz="12" w:space="1" w:color="00000A"/>
                          <w:right w:val="nil"/>
                        </w:pBdr>
                        <w:spacing w:line="240" w:lineRule="auto"/>
                        <w:rPr>
                          <w:rFonts w:cs="Arial"/>
                        </w:rPr>
                      </w:pPr>
                    </w:p>
                    <w:p w14:paraId="03D0F9FF" w14:textId="77777777" w:rsidR="00D44A46" w:rsidRDefault="00D44A46">
                      <w:pPr>
                        <w:pStyle w:val="Contedodoquadro"/>
                        <w:spacing w:line="240" w:lineRule="auto"/>
                        <w:jc w:val="right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  <w:shd w:val="clear" w:color="auto" w:fill="FFFF00"/>
                        </w:rPr>
                        <w:t>Titulação</w:t>
                      </w:r>
                      <w:r>
                        <w:rPr>
                          <w:rFonts w:cs="Arial"/>
                        </w:rPr>
                        <w:t>. Nome do Professor</w:t>
                      </w:r>
                    </w:p>
                    <w:p w14:paraId="03135E24" w14:textId="77777777" w:rsidR="00D44A46" w:rsidRDefault="00D44A46">
                      <w:pPr>
                        <w:pStyle w:val="Contedodoquadro"/>
                        <w:spacing w:line="240" w:lineRule="auto"/>
                        <w:jc w:val="right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>Integrado Colégio e Faculdade</w:t>
                      </w:r>
                    </w:p>
                    <w:p w14:paraId="190F4EE4" w14:textId="77777777" w:rsidR="00D44A46" w:rsidRDefault="00D44A46">
                      <w:pPr>
                        <w:pStyle w:val="Contedodoquadro"/>
                        <w:spacing w:line="240" w:lineRule="auto"/>
                        <w:jc w:val="right"/>
                        <w:rPr>
                          <w:rFonts w:cs="Arial"/>
                        </w:rPr>
                      </w:pPr>
                    </w:p>
                    <w:p w14:paraId="7B524310" w14:textId="77777777" w:rsidR="00D44A46" w:rsidRDefault="00D44A46">
                      <w:pPr>
                        <w:pStyle w:val="Contedodoquadro"/>
                        <w:spacing w:line="240" w:lineRule="auto"/>
                        <w:jc w:val="right"/>
                        <w:rPr>
                          <w:rFonts w:cs="Arial"/>
                        </w:rPr>
                      </w:pPr>
                    </w:p>
                    <w:p w14:paraId="1DE3C389" w14:textId="77777777" w:rsidR="00D44A46" w:rsidRDefault="00D44A46">
                      <w:pPr>
                        <w:pStyle w:val="Contedodoquadro"/>
                        <w:spacing w:line="240" w:lineRule="auto"/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6174C36A" w14:textId="77777777" w:rsidR="0054584C" w:rsidRPr="00F809CE" w:rsidRDefault="0054584C">
      <w:pPr>
        <w:rPr>
          <w:lang w:val="en-US"/>
        </w:rPr>
      </w:pPr>
    </w:p>
    <w:p w14:paraId="5779B5E3" w14:textId="77777777" w:rsidR="0054584C" w:rsidRPr="00F809CE" w:rsidRDefault="0054584C">
      <w:pPr>
        <w:rPr>
          <w:lang w:val="en-US"/>
        </w:rPr>
      </w:pPr>
    </w:p>
    <w:p w14:paraId="7343B362" w14:textId="77777777" w:rsidR="0054584C" w:rsidRPr="00F809CE" w:rsidRDefault="0054584C">
      <w:pPr>
        <w:rPr>
          <w:lang w:val="en-US"/>
        </w:rPr>
      </w:pPr>
    </w:p>
    <w:p w14:paraId="0745A25A" w14:textId="77777777" w:rsidR="0054584C" w:rsidRPr="00F809CE" w:rsidRDefault="0054584C">
      <w:pPr>
        <w:rPr>
          <w:lang w:val="en-US"/>
        </w:rPr>
      </w:pPr>
    </w:p>
    <w:p w14:paraId="157211F7" w14:textId="77777777" w:rsidR="0054584C" w:rsidRPr="00F809CE" w:rsidRDefault="0054584C">
      <w:pPr>
        <w:rPr>
          <w:lang w:val="en-US"/>
        </w:rPr>
      </w:pPr>
    </w:p>
    <w:p w14:paraId="5427FE35" w14:textId="77777777" w:rsidR="0054584C" w:rsidRPr="00F809CE" w:rsidRDefault="0054584C">
      <w:pPr>
        <w:rPr>
          <w:lang w:val="en-US"/>
        </w:rPr>
      </w:pPr>
    </w:p>
    <w:p w14:paraId="1D500A0D" w14:textId="77777777" w:rsidR="0054584C" w:rsidRPr="00F809CE" w:rsidRDefault="0054584C">
      <w:pPr>
        <w:rPr>
          <w:lang w:val="en-US"/>
        </w:rPr>
      </w:pPr>
    </w:p>
    <w:p w14:paraId="229E638D" w14:textId="77777777" w:rsidR="0054584C" w:rsidRPr="00F809CE" w:rsidRDefault="0054584C">
      <w:pPr>
        <w:rPr>
          <w:lang w:val="en-US"/>
        </w:rPr>
      </w:pPr>
    </w:p>
    <w:p w14:paraId="315DCEFF" w14:textId="77777777" w:rsidR="0054584C" w:rsidRPr="00F809CE" w:rsidRDefault="0054584C">
      <w:pPr>
        <w:rPr>
          <w:lang w:val="en-US"/>
        </w:rPr>
      </w:pPr>
    </w:p>
    <w:p w14:paraId="76DADE01" w14:textId="77777777" w:rsidR="0054584C" w:rsidRPr="00F809CE" w:rsidRDefault="0054584C">
      <w:pPr>
        <w:rPr>
          <w:lang w:val="en-US"/>
        </w:rPr>
      </w:pPr>
    </w:p>
    <w:p w14:paraId="4583D69B" w14:textId="77777777" w:rsidR="0054584C" w:rsidRPr="00F809CE" w:rsidRDefault="0054584C">
      <w:pPr>
        <w:rPr>
          <w:lang w:val="en-US"/>
        </w:rPr>
      </w:pPr>
    </w:p>
    <w:p w14:paraId="6DCCD717" w14:textId="77777777" w:rsidR="0054584C" w:rsidRPr="00F809CE" w:rsidRDefault="0054584C">
      <w:pPr>
        <w:rPr>
          <w:lang w:val="en-US"/>
        </w:rPr>
      </w:pPr>
    </w:p>
    <w:p w14:paraId="666484F0" w14:textId="77777777" w:rsidR="0054584C" w:rsidRPr="00F809CE" w:rsidRDefault="0054584C">
      <w:pPr>
        <w:rPr>
          <w:lang w:val="en-US"/>
        </w:rPr>
      </w:pPr>
    </w:p>
    <w:p w14:paraId="394CE77F" w14:textId="77777777" w:rsidR="0054584C" w:rsidRPr="00F809CE" w:rsidRDefault="0054584C">
      <w:pPr>
        <w:rPr>
          <w:lang w:val="en-US"/>
        </w:rPr>
      </w:pPr>
    </w:p>
    <w:p w14:paraId="5659B3B9" w14:textId="77777777" w:rsidR="0054584C" w:rsidRPr="00F809CE" w:rsidRDefault="0054584C">
      <w:pPr>
        <w:rPr>
          <w:lang w:val="en-US"/>
        </w:rPr>
      </w:pPr>
    </w:p>
    <w:p w14:paraId="4A50B013" w14:textId="77777777" w:rsidR="0054584C" w:rsidRPr="00F809CE" w:rsidRDefault="0054584C">
      <w:pPr>
        <w:rPr>
          <w:lang w:val="en-US"/>
        </w:rPr>
      </w:pPr>
    </w:p>
    <w:p w14:paraId="147FAA03" w14:textId="415376AB" w:rsidR="0054584C" w:rsidRPr="00253559" w:rsidRDefault="00A70E4B">
      <w:pPr>
        <w:jc w:val="center"/>
        <w:rPr>
          <w:rFonts w:cs="Arial"/>
        </w:rPr>
      </w:pPr>
      <w:r w:rsidRPr="00253559">
        <w:rPr>
          <w:rFonts w:cs="Arial"/>
        </w:rPr>
        <w:t xml:space="preserve">CAMPO MOURÃO, </w:t>
      </w:r>
      <w:r w:rsidR="00721095">
        <w:rPr>
          <w:rFonts w:cs="Arial"/>
        </w:rPr>
        <w:t>18</w:t>
      </w:r>
      <w:r w:rsidR="00721095" w:rsidRPr="00253559">
        <w:rPr>
          <w:rFonts w:cs="Arial"/>
        </w:rPr>
        <w:t xml:space="preserve"> </w:t>
      </w:r>
      <w:r w:rsidRPr="00253559">
        <w:rPr>
          <w:rFonts w:cs="Arial"/>
        </w:rPr>
        <w:t xml:space="preserve">de </w:t>
      </w:r>
      <w:r w:rsidR="00721095" w:rsidRPr="00AB0DFD">
        <w:rPr>
          <w:rFonts w:cs="Arial"/>
        </w:rPr>
        <w:t>junho</w:t>
      </w:r>
      <w:r w:rsidR="00721095" w:rsidRPr="00253559">
        <w:rPr>
          <w:rFonts w:cs="Arial"/>
        </w:rPr>
        <w:t xml:space="preserve"> </w:t>
      </w:r>
      <w:r w:rsidRPr="00253559">
        <w:rPr>
          <w:rFonts w:cs="Arial"/>
        </w:rPr>
        <w:t>de 2015.</w:t>
      </w:r>
    </w:p>
    <w:p w14:paraId="00A9F828" w14:textId="77777777" w:rsidR="0054584C" w:rsidRPr="00253559" w:rsidRDefault="00A70E4B">
      <w:pPr>
        <w:pStyle w:val="Ttulo1"/>
        <w:spacing w:line="240" w:lineRule="auto"/>
        <w:jc w:val="center"/>
      </w:pPr>
      <w:bookmarkStart w:id="9" w:name="_Toc1828415661"/>
      <w:bookmarkStart w:id="10" w:name="_Toc1828414241"/>
      <w:bookmarkStart w:id="11" w:name="_Toc1828411341"/>
      <w:bookmarkStart w:id="12" w:name="_Toc1824457191"/>
      <w:bookmarkStart w:id="13" w:name="_Toc1705549161"/>
      <w:bookmarkStart w:id="14" w:name="_Toc1705347951"/>
      <w:bookmarkStart w:id="15" w:name="_Toc1703659651"/>
      <w:bookmarkStart w:id="16" w:name="_Toc411358270"/>
      <w:bookmarkStart w:id="17" w:name="_Toc296344274"/>
      <w:bookmarkStart w:id="18" w:name="_Toc182841567"/>
      <w:bookmarkStart w:id="19" w:name="_Toc182841425"/>
      <w:bookmarkStart w:id="20" w:name="_Toc182841135"/>
      <w:bookmarkStart w:id="21" w:name="_Toc182445720"/>
      <w:bookmarkStart w:id="22" w:name="_Toc170554917"/>
      <w:bookmarkStart w:id="23" w:name="_Toc170534794"/>
      <w:bookmarkStart w:id="24" w:name="_Toc170365964"/>
      <w:bookmarkStart w:id="25" w:name="_Toc422418702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r w:rsidRPr="00253559">
        <w:lastRenderedPageBreak/>
        <w:t>AGRADECIMENTOS</w:t>
      </w:r>
      <w:bookmarkEnd w:id="25"/>
    </w:p>
    <w:p w14:paraId="13A1B973" w14:textId="77777777" w:rsidR="0054584C" w:rsidRPr="00253559" w:rsidRDefault="0054584C">
      <w:pPr>
        <w:pStyle w:val="ElementosPr-Textuais"/>
      </w:pPr>
    </w:p>
    <w:p w14:paraId="3E543CFB" w14:textId="77777777" w:rsidR="0054584C" w:rsidRPr="00253559" w:rsidRDefault="0054584C">
      <w:pPr>
        <w:pStyle w:val="ElementosPr-Textuais"/>
      </w:pPr>
    </w:p>
    <w:p w14:paraId="40B4441C" w14:textId="77777777" w:rsidR="0054584C" w:rsidRPr="00253559" w:rsidRDefault="0054584C">
      <w:pPr>
        <w:pStyle w:val="ElementosPr-Textuais"/>
      </w:pPr>
    </w:p>
    <w:p w14:paraId="5EA5BCF0" w14:textId="01510B60" w:rsidR="0054584C" w:rsidRPr="00253559" w:rsidRDefault="00A70E4B">
      <w:pPr>
        <w:pStyle w:val="Corpodotexto"/>
        <w:rPr>
          <w:rFonts w:ascii="Arial" w:hAnsi="Arial"/>
        </w:rPr>
      </w:pPr>
      <w:r w:rsidRPr="00253559">
        <w:rPr>
          <w:rFonts w:ascii="Arial" w:hAnsi="Arial"/>
        </w:rPr>
        <w:t>Meus agradecimentos vão primeiramente a Deus que me deu forças para vence. Gostaria também de agradecer de forma geral todos os professores que lecionaram durante meu período de faculdade e em especial aqueles que sempre me ajudaram nas horas de dúvidas. E por fim, agradecer a minha família que, com incentivo foi um pilar muito importante para todo o meu processo de aprendizagem</w:t>
      </w:r>
      <w:r w:rsidR="00EF1ADD">
        <w:rPr>
          <w:rFonts w:ascii="Arial" w:hAnsi="Arial"/>
        </w:rPr>
        <w:t>.</w:t>
      </w:r>
    </w:p>
    <w:p w14:paraId="174E2A11" w14:textId="77777777" w:rsidR="0054584C" w:rsidRPr="00253559" w:rsidRDefault="00A70E4B">
      <w:pPr>
        <w:pStyle w:val="Ttulo1"/>
        <w:pageBreakBefore/>
        <w:spacing w:line="240" w:lineRule="auto"/>
        <w:jc w:val="center"/>
      </w:pPr>
      <w:bookmarkStart w:id="26" w:name="_Toc411358272"/>
      <w:bookmarkStart w:id="27" w:name="_Toc296344275"/>
      <w:bookmarkStart w:id="28" w:name="_Toc182841568"/>
      <w:bookmarkStart w:id="29" w:name="_Toc182841426"/>
      <w:bookmarkStart w:id="30" w:name="_Toc182841136"/>
      <w:bookmarkStart w:id="31" w:name="_Toc182445721"/>
      <w:bookmarkStart w:id="32" w:name="_Toc170554918"/>
      <w:bookmarkStart w:id="33" w:name="_Toc170534799"/>
      <w:bookmarkStart w:id="34" w:name="_Toc170365969"/>
      <w:bookmarkStart w:id="35" w:name="_Toc422418703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r w:rsidRPr="00253559">
        <w:lastRenderedPageBreak/>
        <w:t>RESUMO</w:t>
      </w:r>
      <w:bookmarkEnd w:id="35"/>
    </w:p>
    <w:p w14:paraId="2CB090B7" w14:textId="77777777" w:rsidR="0054584C" w:rsidRPr="00253559" w:rsidRDefault="0054584C">
      <w:pPr>
        <w:pStyle w:val="ElementosPr-Textuais"/>
      </w:pPr>
    </w:p>
    <w:p w14:paraId="0CAC7B59" w14:textId="77777777" w:rsidR="0054584C" w:rsidRPr="00253559" w:rsidRDefault="0054584C">
      <w:pPr>
        <w:pStyle w:val="ElementosPr-Textuais"/>
      </w:pPr>
    </w:p>
    <w:p w14:paraId="3CBE91C7" w14:textId="66A8A6A5" w:rsidR="007D22AA" w:rsidRDefault="00A70E4B">
      <w:pPr>
        <w:pPrChange w:id="36" w:author="User" w:date="2015-06-18T01:46:00Z">
          <w:pPr>
            <w:pStyle w:val="Seo1"/>
            <w:outlineLvl w:val="9"/>
          </w:pPr>
        </w:pPrChange>
      </w:pPr>
      <w:r w:rsidRPr="00253559">
        <w:tab/>
        <w:t>A crescente demanda por serviços rápidos e eficientes nos obriga todos os dias a procurar por soluções de software para auxiliar neste aspecto. Pensando nisso</w:t>
      </w:r>
      <w:r w:rsidR="0009020B">
        <w:t>,</w:t>
      </w:r>
      <w:r w:rsidRPr="00253559">
        <w:t xml:space="preserve"> será desenvolvido o sistema FastFood Delivery. O software tem</w:t>
      </w:r>
      <w:r w:rsidR="00544532">
        <w:t xml:space="preserve"> como principal objetivo ajudar </w:t>
      </w:r>
      <w:r w:rsidRPr="00253559">
        <w:t>o</w:t>
      </w:r>
      <w:r w:rsidR="00544532">
        <w:t xml:space="preserve"> gerenciamento e entrega de</w:t>
      </w:r>
      <w:r w:rsidR="003A1143">
        <w:t xml:space="preserve"> </w:t>
      </w:r>
      <w:r w:rsidRPr="00253559">
        <w:t>comida pronta a domicílio.</w:t>
      </w:r>
      <w:r w:rsidRPr="00253559">
        <w:br/>
      </w:r>
      <w:r w:rsidRPr="00253559">
        <w:tab/>
      </w:r>
    </w:p>
    <w:p w14:paraId="5004C804" w14:textId="75EB52AF" w:rsidR="0054584C" w:rsidRPr="00253559" w:rsidRDefault="00A70E4B" w:rsidP="007D22AA">
      <w:pPr>
        <w:ind w:firstLine="708"/>
      </w:pPr>
      <w:r w:rsidRPr="00253559">
        <w:t>Com interface de fácil manuseio, o software que é composto por dois sistema</w:t>
      </w:r>
      <w:r w:rsidR="00F809CE">
        <w:t>s</w:t>
      </w:r>
      <w:r w:rsidRPr="00253559">
        <w:t>. Web, utilizado para o gerenciamento do lado</w:t>
      </w:r>
      <w:r w:rsidR="00BE73E3">
        <w:t xml:space="preserve"> </w:t>
      </w:r>
      <w:r w:rsidR="00BE73E3" w:rsidRPr="00C55A3F">
        <w:t>do</w:t>
      </w:r>
      <w:r w:rsidRPr="00253559">
        <w:t xml:space="preserve"> fornecedor, é nele que são recebidos, cadastrados e listados os pedidos realizados. É a partir deste que também são cadastrados todos os dados relacionados ao fornecedor, produtos e categorias.</w:t>
      </w:r>
      <w:r w:rsidRPr="00253559">
        <w:br/>
      </w:r>
      <w:r w:rsidRPr="00253559">
        <w:tab/>
        <w:t xml:space="preserve">O aplicativo, utilizado pelo cliente, é a interface utilizadas para o gerenciamento dos dados do cliente, endereços, telefones e para contato. A partir do aplicativo, o cliente pode selecionar produtos, personalizar e fazer pedido para entrega. </w:t>
      </w:r>
    </w:p>
    <w:p w14:paraId="627A349E" w14:textId="77777777" w:rsidR="0054584C" w:rsidRPr="00253559" w:rsidRDefault="0054584C">
      <w:pPr>
        <w:pStyle w:val="ElementosPr-Textuais"/>
      </w:pPr>
    </w:p>
    <w:p w14:paraId="05417236" w14:textId="77777777" w:rsidR="0054584C" w:rsidRPr="00253559" w:rsidRDefault="0054584C">
      <w:pPr>
        <w:pStyle w:val="ElementosPr-Textuais"/>
      </w:pPr>
    </w:p>
    <w:p w14:paraId="3AC728CE" w14:textId="2170E269" w:rsidR="0054584C" w:rsidRPr="00253559" w:rsidRDefault="00A70E4B" w:rsidP="00EF355E">
      <w:pPr>
        <w:pStyle w:val="ElementosPr-Textuais"/>
        <w:ind w:firstLine="0"/>
      </w:pPr>
      <w:r w:rsidRPr="00253559">
        <w:rPr>
          <w:b/>
        </w:rPr>
        <w:t>Palavras-Chave:</w:t>
      </w:r>
      <w:r w:rsidRPr="00253559">
        <w:t xml:space="preserve"> FastFood, Delivery, Comida, Pedido, Entrega, Automação.</w:t>
      </w:r>
    </w:p>
    <w:p w14:paraId="0575409B" w14:textId="77777777" w:rsidR="0054584C" w:rsidRPr="00253559" w:rsidRDefault="0054584C">
      <w:pPr>
        <w:pStyle w:val="ElementosPr-Textuais"/>
      </w:pPr>
    </w:p>
    <w:p w14:paraId="7E3C1EA5" w14:textId="77777777" w:rsidR="0054584C" w:rsidRPr="00253559" w:rsidRDefault="00A70E4B">
      <w:pPr>
        <w:pStyle w:val="NormalArial"/>
        <w:pageBreakBefore/>
        <w:spacing w:line="240" w:lineRule="auto"/>
        <w:jc w:val="center"/>
        <w:rPr>
          <w:b/>
          <w:sz w:val="32"/>
          <w:szCs w:val="32"/>
        </w:rPr>
      </w:pPr>
      <w:r w:rsidRPr="00253559">
        <w:rPr>
          <w:b/>
          <w:sz w:val="32"/>
          <w:szCs w:val="32"/>
        </w:rPr>
        <w:lastRenderedPageBreak/>
        <w:t>SUMÁRIO</w:t>
      </w:r>
    </w:p>
    <w:p w14:paraId="6370A3D0" w14:textId="1F322FDA" w:rsidR="0054584C" w:rsidRPr="00253559" w:rsidDel="004D3CC8" w:rsidRDefault="0054584C" w:rsidP="004D3CC8">
      <w:pPr>
        <w:pStyle w:val="Sumrio"/>
        <w:rPr>
          <w:del w:id="37" w:author="User" w:date="2015-06-18T01:36:00Z"/>
        </w:rPr>
      </w:pPr>
    </w:p>
    <w:p w14:paraId="734956C6" w14:textId="77777777" w:rsidR="0054584C" w:rsidRPr="00253559" w:rsidRDefault="0054584C">
      <w:pPr>
        <w:pStyle w:val="Sumrio"/>
      </w:pPr>
    </w:p>
    <w:p w14:paraId="639EDD5A" w14:textId="77777777" w:rsidR="00D00933" w:rsidRDefault="00A70E4B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 w:rsidRPr="00253559">
        <w:fldChar w:fldCharType="begin"/>
      </w:r>
      <w:r w:rsidRPr="00253559">
        <w:instrText>TOC</w:instrText>
      </w:r>
      <w:r w:rsidRPr="00253559">
        <w:fldChar w:fldCharType="separate"/>
      </w:r>
      <w:r w:rsidR="00D00933">
        <w:rPr>
          <w:noProof/>
        </w:rPr>
        <w:t>AGRADECIMENTOS</w:t>
      </w:r>
      <w:r w:rsidR="00D00933">
        <w:rPr>
          <w:noProof/>
        </w:rPr>
        <w:tab/>
      </w:r>
      <w:r w:rsidR="00D00933">
        <w:rPr>
          <w:noProof/>
        </w:rPr>
        <w:fldChar w:fldCharType="begin"/>
      </w:r>
      <w:r w:rsidR="00D00933">
        <w:rPr>
          <w:noProof/>
        </w:rPr>
        <w:instrText xml:space="preserve"> PAGEREF _Toc422418702 \h </w:instrText>
      </w:r>
      <w:r w:rsidR="00D00933">
        <w:rPr>
          <w:noProof/>
        </w:rPr>
      </w:r>
      <w:r w:rsidR="00D00933">
        <w:rPr>
          <w:noProof/>
        </w:rPr>
        <w:fldChar w:fldCharType="separate"/>
      </w:r>
      <w:r w:rsidR="00D00933">
        <w:rPr>
          <w:noProof/>
        </w:rPr>
        <w:t>4</w:t>
      </w:r>
      <w:r w:rsidR="00D00933">
        <w:rPr>
          <w:noProof/>
        </w:rPr>
        <w:fldChar w:fldCharType="end"/>
      </w:r>
    </w:p>
    <w:p w14:paraId="609E9FD5" w14:textId="77777777" w:rsidR="00D00933" w:rsidRDefault="00D00933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>
        <w:rPr>
          <w:noProof/>
        </w:rPr>
        <w:t>RESUMO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_Toc422418703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0669BED" w14:textId="77777777" w:rsidR="00D00933" w:rsidRDefault="00D00933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>
        <w:rPr>
          <w:noProof/>
        </w:rPr>
        <w:t>LISTA DE FIGURAS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_Toc422418704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3B789C01" w14:textId="77777777" w:rsidR="00D00933" w:rsidRDefault="00D00933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>
        <w:rPr>
          <w:noProof/>
        </w:rPr>
        <w:t>LISTA DE ABREVIATURAS E SIGLAS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_Toc422418705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1D05A217" w14:textId="77777777" w:rsidR="00D00933" w:rsidRDefault="00D00933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>
        <w:rPr>
          <w:noProof/>
        </w:rPr>
        <w:t>1.</w:t>
      </w:r>
      <w:r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_Toc422418706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C280A05" w14:textId="77777777" w:rsidR="00D00933" w:rsidRDefault="00D00933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  <w:tab/>
      </w:r>
      <w:r>
        <w:rPr>
          <w:noProof/>
        </w:rPr>
        <w:t>JUSTIFICATIVA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_Toc422418707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27154E77" w14:textId="77777777" w:rsidR="00D00933" w:rsidRDefault="00D00933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  <w:tab/>
      </w:r>
      <w:r>
        <w:rPr>
          <w:noProof/>
        </w:rPr>
        <w:t>OBJETIVOS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_Toc422418708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776FED64" w14:textId="77777777" w:rsidR="00D00933" w:rsidRDefault="00D00933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 w:rsidRPr="001479CF">
        <w:rPr>
          <w:noProof/>
          <w:color w:val="auto"/>
        </w:rPr>
        <w:t>3.1.</w:t>
      </w:r>
      <w:r>
        <w:rPr>
          <w:noProof/>
        </w:rPr>
        <w:t xml:space="preserve"> Objetivos Gerais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_Toc422418709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1BF2FE15" w14:textId="77777777" w:rsidR="00D00933" w:rsidRDefault="00D00933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 w:rsidRPr="001479CF">
        <w:rPr>
          <w:noProof/>
          <w:color w:val="auto"/>
        </w:rPr>
        <w:t>3.2.</w:t>
      </w:r>
      <w:r>
        <w:rPr>
          <w:noProof/>
        </w:rPr>
        <w:t xml:space="preserve"> Objetivos Específicos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_Toc422418710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540A1CB5" w14:textId="77777777" w:rsidR="00D00933" w:rsidRDefault="00D00933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  <w:tab/>
      </w:r>
      <w:r>
        <w:rPr>
          <w:noProof/>
        </w:rPr>
        <w:t>DESCRIÇÃO DA EMPRESA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_Toc422418711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22FC249F" w14:textId="77777777" w:rsidR="00D00933" w:rsidRDefault="00D00933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  <w:tab/>
      </w:r>
      <w:r>
        <w:rPr>
          <w:noProof/>
        </w:rPr>
        <w:t>SISTEMAS SIMILARES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_Toc422418712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3E15AB93" w14:textId="77777777" w:rsidR="00D00933" w:rsidRDefault="00D00933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 w:rsidRPr="001479CF">
        <w:rPr>
          <w:noProof/>
          <w:color w:val="auto"/>
        </w:rPr>
        <w:t>5.1.</w:t>
      </w:r>
      <w:r>
        <w:rPr>
          <w:noProof/>
        </w:rPr>
        <w:t xml:space="preserve"> iFood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_Toc422418713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6063E8A3" w14:textId="77777777" w:rsidR="00D00933" w:rsidRDefault="00D00933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  <w:tab/>
      </w:r>
      <w:r>
        <w:rPr>
          <w:noProof/>
        </w:rPr>
        <w:t>ENGENHARIA DE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_Toc422418714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73E0A4EE" w14:textId="77777777" w:rsidR="00D00933" w:rsidRDefault="00D00933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 w:rsidRPr="001479CF">
        <w:rPr>
          <w:noProof/>
          <w:color w:val="auto"/>
        </w:rPr>
        <w:t>6.1.</w:t>
      </w:r>
      <w:r w:rsidRPr="001479CF">
        <w:rPr>
          <w:noProof/>
        </w:rPr>
        <w:t xml:space="preserve"> REQUISITOS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_Toc422418715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0C243800" w14:textId="77777777" w:rsidR="00D00933" w:rsidRDefault="00D00933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 w:rsidRPr="001479CF">
        <w:rPr>
          <w:noProof/>
          <w:color w:val="auto"/>
        </w:rPr>
        <w:t>6.2.</w:t>
      </w:r>
      <w:r w:rsidRPr="001479CF">
        <w:rPr>
          <w:noProof/>
        </w:rPr>
        <w:t xml:space="preserve"> REQUISITOS NÃO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_Toc422418716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6484FD16" w14:textId="77777777" w:rsidR="00D00933" w:rsidRDefault="00D00933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 w:rsidRPr="001479CF">
        <w:rPr>
          <w:noProof/>
          <w:color w:val="auto"/>
        </w:rPr>
        <w:t>6.3.</w:t>
      </w:r>
      <w:r>
        <w:rPr>
          <w:noProof/>
        </w:rPr>
        <w:t xml:space="preserve"> ESCOPO NÃO CONTEMPLADO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_Toc422418717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5CEE31D2" w14:textId="77777777" w:rsidR="00D00933" w:rsidRDefault="00D00933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  <w:tab/>
      </w:r>
      <w:r>
        <w:rPr>
          <w:noProof/>
        </w:rPr>
        <w:t>TECNOLOGIAS UTILIZADAS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_Toc422418718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38FA36A8" w14:textId="77777777" w:rsidR="00D00933" w:rsidRDefault="00D00933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 w:rsidRPr="001479CF">
        <w:rPr>
          <w:noProof/>
          <w:color w:val="auto"/>
        </w:rPr>
        <w:t>7.1.</w:t>
      </w:r>
      <w:r>
        <w:rPr>
          <w:noProof/>
        </w:rPr>
        <w:t xml:space="preserve"> Sistema Web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_Toc422418719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720F9E0D" w14:textId="77777777" w:rsidR="00D00933" w:rsidRDefault="00D00933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 w:rsidRPr="001479CF">
        <w:rPr>
          <w:noProof/>
          <w:color w:val="auto"/>
        </w:rPr>
        <w:t>7.2.</w:t>
      </w:r>
      <w:r>
        <w:rPr>
          <w:noProof/>
        </w:rPr>
        <w:t xml:space="preserve"> Sistema Mobile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_Toc422418720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5C2F3C73" w14:textId="77777777" w:rsidR="00D00933" w:rsidRDefault="00D00933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>
        <w:rPr>
          <w:noProof/>
        </w:rPr>
        <w:t>8.</w:t>
      </w:r>
      <w:r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  <w:tab/>
      </w:r>
      <w:r>
        <w:rPr>
          <w:noProof/>
        </w:rPr>
        <w:t>MODELAGEM DO SISTEMA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_Toc422418721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1B2EFEFE" w14:textId="77777777" w:rsidR="00D00933" w:rsidRDefault="00D00933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 w:rsidRPr="001479CF">
        <w:rPr>
          <w:noProof/>
          <w:color w:val="auto"/>
        </w:rPr>
        <w:t>8.1.</w:t>
      </w:r>
      <w:r>
        <w:rPr>
          <w:noProof/>
        </w:rPr>
        <w:t xml:space="preserve"> Diagrama de Caso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_Toc422418722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74F9095F" w14:textId="77777777" w:rsidR="00D00933" w:rsidRDefault="00D00933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 w:rsidRPr="001479CF">
        <w:rPr>
          <w:noProof/>
        </w:rPr>
        <w:t>Gerenciar Categorias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_Toc422418723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10E97D12" w14:textId="77777777" w:rsidR="00D00933" w:rsidRDefault="00D00933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 w:rsidRPr="001479CF">
        <w:rPr>
          <w:noProof/>
        </w:rPr>
        <w:t>Gerenciar Produtos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_Toc422418724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686FE33E" w14:textId="77777777" w:rsidR="00D00933" w:rsidRDefault="00D00933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 w:rsidRPr="001479CF">
        <w:rPr>
          <w:noProof/>
        </w:rPr>
        <w:t>Gerenciar Itens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_Toc422418725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276DBB35" w14:textId="77777777" w:rsidR="00D00933" w:rsidRDefault="00D00933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 w:rsidRPr="001479CF">
        <w:rPr>
          <w:noProof/>
        </w:rPr>
        <w:t>Gerenciar Clientes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_Toc422418726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37B3B97F" w14:textId="77777777" w:rsidR="00D00933" w:rsidRDefault="00D00933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 w:rsidRPr="001479CF">
        <w:rPr>
          <w:noProof/>
        </w:rPr>
        <w:t>Gerenciar Usuários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_Toc422418727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04DFFD6E" w14:textId="77777777" w:rsidR="00D00933" w:rsidRDefault="00D00933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 w:rsidRPr="001479CF">
        <w:rPr>
          <w:noProof/>
        </w:rPr>
        <w:t>Gerenciar Pedidos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_Toc422418728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200A1298" w14:textId="77777777" w:rsidR="00D00933" w:rsidRDefault="00D00933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 w:rsidRPr="001479CF">
        <w:rPr>
          <w:noProof/>
        </w:rPr>
        <w:t>Gerenciar Endereços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_Toc422418729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3D781C72" w14:textId="77777777" w:rsidR="00D00933" w:rsidRDefault="00D00933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 w:rsidRPr="001479CF">
        <w:rPr>
          <w:noProof/>
        </w:rPr>
        <w:t>Gerenciar Telefones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_Toc422418730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43E82957" w14:textId="77777777" w:rsidR="00D00933" w:rsidRDefault="00D00933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 w:rsidRPr="001479CF">
        <w:rPr>
          <w:noProof/>
        </w:rPr>
        <w:t>Gerenciar Pedidos Mobile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_Toc422418731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3C86C5F9" w14:textId="77777777" w:rsidR="00D00933" w:rsidRDefault="00D00933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 w:rsidRPr="001479CF">
        <w:rPr>
          <w:noProof/>
          <w:color w:val="auto"/>
        </w:rPr>
        <w:lastRenderedPageBreak/>
        <w:t>8.2.</w:t>
      </w:r>
      <w:r w:rsidRPr="001479CF">
        <w:rPr>
          <w:noProof/>
          <w:color w:val="000000" w:themeColor="text1"/>
        </w:rPr>
        <w:t xml:space="preserve"> Diagrama de Classe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_Toc422418732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14:paraId="1965B35B" w14:textId="77777777" w:rsidR="00D00933" w:rsidRDefault="00D00933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 w:rsidRPr="001479CF">
        <w:rPr>
          <w:noProof/>
          <w:color w:val="auto"/>
        </w:rPr>
        <w:t>8.3.</w:t>
      </w:r>
      <w:r>
        <w:rPr>
          <w:noProof/>
        </w:rPr>
        <w:t xml:space="preserve"> Diagrama de Pacotes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_Toc422418733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14:paraId="6D9E71FD" w14:textId="77777777" w:rsidR="00D00933" w:rsidRDefault="00D00933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 w:rsidRPr="001479CF">
        <w:rPr>
          <w:noProof/>
          <w:color w:val="auto"/>
        </w:rPr>
        <w:t>8.4.</w:t>
      </w:r>
      <w:r>
        <w:rPr>
          <w:noProof/>
        </w:rPr>
        <w:t xml:space="preserve"> Diagrama de Entidade e Relacionamento (MER)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_Toc422418734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14:paraId="7287DF22" w14:textId="77777777" w:rsidR="00D00933" w:rsidRDefault="00D00933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 w:rsidRPr="001479CF">
        <w:rPr>
          <w:noProof/>
          <w:color w:val="auto"/>
        </w:rPr>
        <w:t>8.5.</w:t>
      </w:r>
      <w:r>
        <w:rPr>
          <w:noProof/>
        </w:rPr>
        <w:t xml:space="preserve"> Diagrama de Atividade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_Toc422418735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14:paraId="61880EAA" w14:textId="77777777" w:rsidR="00D00933" w:rsidRDefault="00D00933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 w:rsidRPr="001479CF">
        <w:rPr>
          <w:noProof/>
          <w:color w:val="auto"/>
        </w:rPr>
        <w:t>8.6.</w:t>
      </w:r>
      <w:r>
        <w:rPr>
          <w:noProof/>
        </w:rPr>
        <w:t xml:space="preserve"> Diagrama de Estado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_Toc422418736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14:paraId="3BA77E94" w14:textId="77777777" w:rsidR="00D00933" w:rsidRDefault="00D00933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 w:rsidRPr="001479CF">
        <w:rPr>
          <w:noProof/>
          <w:color w:val="auto"/>
        </w:rPr>
        <w:t>8.7.</w:t>
      </w:r>
      <w:r>
        <w:rPr>
          <w:noProof/>
        </w:rPr>
        <w:t xml:space="preserve"> Diagrama de Sequência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_Toc422418737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14:paraId="23AFC00B" w14:textId="77777777" w:rsidR="00D00933" w:rsidRDefault="00D00933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>
        <w:rPr>
          <w:noProof/>
        </w:rPr>
        <w:t>9.</w:t>
      </w:r>
      <w:r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  <w:tab/>
      </w:r>
      <w:r>
        <w:rPr>
          <w:noProof/>
        </w:rPr>
        <w:t>CRONOGRAMA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_Toc422418738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28673C64" w14:textId="77777777" w:rsidR="00D00933" w:rsidRDefault="00D00933">
      <w:pPr>
        <w:pStyle w:val="Sumrio1"/>
        <w:tabs>
          <w:tab w:val="left" w:pos="660"/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>
        <w:rPr>
          <w:noProof/>
        </w:rPr>
        <w:t>10.</w:t>
      </w:r>
      <w:r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  <w:tab/>
      </w:r>
      <w:r>
        <w:rPr>
          <w:noProof/>
        </w:rPr>
        <w:t>CONCLUSÃO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_Toc422418739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14:paraId="1B848C5E" w14:textId="77777777" w:rsidR="00D00933" w:rsidRDefault="00D00933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 w:rsidRPr="001479CF">
        <w:rPr>
          <w:noProof/>
        </w:rPr>
        <w:t>GLOSSÁRIO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_Toc422418740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14:paraId="4709A2ED" w14:textId="77777777" w:rsidR="00D00933" w:rsidRDefault="00D00933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 w:rsidRPr="001479CF">
        <w:rPr>
          <w:noProof/>
        </w:rPr>
        <w:t>REFERÊNCIAS BIBLIOGRÁFICAS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_Toc422418741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</w:p>
    <w:p w14:paraId="57BC4174" w14:textId="3AE8340F" w:rsidR="00D00933" w:rsidRDefault="00D00933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>
        <w:rPr>
          <w:noProof/>
        </w:rPr>
        <w:t>APÊNDICE A – DIAGRAMA DE PACOTE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_Toc422418742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54</w:t>
      </w:r>
      <w:r>
        <w:rPr>
          <w:noProof/>
        </w:rPr>
        <w:fldChar w:fldCharType="end"/>
      </w:r>
    </w:p>
    <w:p w14:paraId="6C27D36F" w14:textId="77777777" w:rsidR="00D00933" w:rsidRDefault="00D00933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>
        <w:rPr>
          <w:noProof/>
        </w:rPr>
        <w:t>APÊNDICE B – DIAGRAMA DE CLASSE MOBILE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_Toc422418743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55</w:t>
      </w:r>
      <w:r>
        <w:rPr>
          <w:noProof/>
        </w:rPr>
        <w:fldChar w:fldCharType="end"/>
      </w:r>
    </w:p>
    <w:p w14:paraId="4EE7306D" w14:textId="77777777" w:rsidR="00D00933" w:rsidRDefault="00D00933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>
        <w:rPr>
          <w:noProof/>
        </w:rPr>
        <w:t>APÊNDICE C – DIAGRAMA DE CLASSE WEB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_Toc422418744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56</w:t>
      </w:r>
      <w:r>
        <w:rPr>
          <w:noProof/>
        </w:rPr>
        <w:fldChar w:fldCharType="end"/>
      </w:r>
    </w:p>
    <w:p w14:paraId="16399D0B" w14:textId="77777777" w:rsidR="00D00933" w:rsidRDefault="00D00933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>
        <w:rPr>
          <w:noProof/>
        </w:rPr>
        <w:t>APÊNDICE D – DIAGRAMA DE CASO DE USO MOBILE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_Toc422418745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57</w:t>
      </w:r>
      <w:r>
        <w:rPr>
          <w:noProof/>
        </w:rPr>
        <w:fldChar w:fldCharType="end"/>
      </w:r>
    </w:p>
    <w:p w14:paraId="3B4A6180" w14:textId="77777777" w:rsidR="00D00933" w:rsidRDefault="00D00933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>
        <w:rPr>
          <w:noProof/>
        </w:rPr>
        <w:t>APÊNDICE E – DIAGRAMA DE CASO DE USO WEB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_Toc422418746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58</w:t>
      </w:r>
      <w:r>
        <w:rPr>
          <w:noProof/>
        </w:rPr>
        <w:fldChar w:fldCharType="end"/>
      </w:r>
    </w:p>
    <w:p w14:paraId="2F8B2F50" w14:textId="77777777" w:rsidR="00D00933" w:rsidRDefault="00D00933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>
        <w:rPr>
          <w:noProof/>
        </w:rPr>
        <w:t>APÊNDICE F – DIAGRAMA DE ATIVIDADE FAZER PEDIDO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_Toc422418747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59</w:t>
      </w:r>
      <w:r>
        <w:rPr>
          <w:noProof/>
        </w:rPr>
        <w:fldChar w:fldCharType="end"/>
      </w:r>
    </w:p>
    <w:p w14:paraId="09A2D24E" w14:textId="77777777" w:rsidR="00D00933" w:rsidRDefault="00D00933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>
        <w:rPr>
          <w:noProof/>
        </w:rPr>
        <w:t>APÊNDICE G – DIAGRAMA DE ESTADO FAZER PEDIDO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_Toc422418748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60</w:t>
      </w:r>
      <w:r>
        <w:rPr>
          <w:noProof/>
        </w:rPr>
        <w:fldChar w:fldCharType="end"/>
      </w:r>
    </w:p>
    <w:p w14:paraId="466A9D54" w14:textId="77777777" w:rsidR="00D00933" w:rsidRDefault="00D00933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>
        <w:rPr>
          <w:noProof/>
        </w:rPr>
        <w:t>APÊNDICE H – DIAGRAMA DE SEQUÊNCIA FAZER PEDIDO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_Toc422418749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61</w:t>
      </w:r>
      <w:r>
        <w:rPr>
          <w:noProof/>
        </w:rPr>
        <w:fldChar w:fldCharType="end"/>
      </w:r>
    </w:p>
    <w:p w14:paraId="032272B1" w14:textId="77777777" w:rsidR="00D00933" w:rsidRDefault="00D00933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>
        <w:rPr>
          <w:noProof/>
        </w:rPr>
        <w:t>APÊNDICE I – MODELAGEM DE BANCO DE DADOS MOBILE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_Toc422418750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62</w:t>
      </w:r>
      <w:r>
        <w:rPr>
          <w:noProof/>
        </w:rPr>
        <w:fldChar w:fldCharType="end"/>
      </w:r>
    </w:p>
    <w:p w14:paraId="5B96953D" w14:textId="77777777" w:rsidR="00D00933" w:rsidRDefault="00D00933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>
        <w:rPr>
          <w:noProof/>
        </w:rPr>
        <w:t>APÊNDICE J – MODELAGEM DE BANCO DE DADOS WEB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_Toc422418751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63</w:t>
      </w:r>
      <w:r>
        <w:rPr>
          <w:noProof/>
        </w:rPr>
        <w:fldChar w:fldCharType="end"/>
      </w:r>
    </w:p>
    <w:p w14:paraId="53866577" w14:textId="77777777" w:rsidR="0054584C" w:rsidRPr="00253559" w:rsidRDefault="00A70E4B">
      <w:pPr>
        <w:pStyle w:val="Contents1"/>
        <w:tabs>
          <w:tab w:val="right" w:leader="dot" w:pos="9071"/>
        </w:tabs>
        <w:rPr>
          <w:rStyle w:val="IndexLink"/>
        </w:rPr>
      </w:pPr>
      <w:r w:rsidRPr="00253559">
        <w:fldChar w:fldCharType="end"/>
      </w:r>
    </w:p>
    <w:p w14:paraId="22C3E449" w14:textId="6082A9D2" w:rsidR="009722A2" w:rsidRDefault="009722A2">
      <w:pPr>
        <w:pStyle w:val="Ttulo1"/>
        <w:jc w:val="center"/>
        <w:rPr>
          <w:ins w:id="38" w:author="Douglas Junior" w:date="2015-06-17T20:36:00Z"/>
        </w:rPr>
      </w:pPr>
      <w:bookmarkStart w:id="39" w:name="_Toc411358273"/>
      <w:bookmarkStart w:id="40" w:name="_Toc296344276"/>
      <w:bookmarkStart w:id="41" w:name="_Toc182841569"/>
      <w:bookmarkStart w:id="42" w:name="_Toc182841427"/>
      <w:bookmarkStart w:id="43" w:name="_Toc182841137"/>
      <w:bookmarkStart w:id="44" w:name="_Toc182445722"/>
      <w:bookmarkStart w:id="45" w:name="_Toc170554919"/>
      <w:bookmarkStart w:id="46" w:name="_Toc170534797"/>
      <w:bookmarkStart w:id="47" w:name="_Toc170365967"/>
      <w:bookmarkStart w:id="48" w:name="_Toc170534796"/>
      <w:bookmarkStart w:id="49" w:name="_Toc170365966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ins w:id="50" w:author="Douglas Junior" w:date="2015-06-17T20:36:00Z">
        <w:r>
          <w:br w:type="page"/>
        </w:r>
      </w:ins>
    </w:p>
    <w:p w14:paraId="65EF646A" w14:textId="77777777" w:rsidR="0054584C" w:rsidRPr="00253559" w:rsidRDefault="00A70E4B">
      <w:pPr>
        <w:pStyle w:val="Ttulo1"/>
        <w:jc w:val="center"/>
      </w:pPr>
      <w:bookmarkStart w:id="51" w:name="_Toc422418704"/>
      <w:r w:rsidRPr="00253559">
        <w:lastRenderedPageBreak/>
        <w:t>LISTA DE FIGURAS</w:t>
      </w:r>
      <w:bookmarkEnd w:id="51"/>
    </w:p>
    <w:p w14:paraId="2BEC33B7" w14:textId="77777777" w:rsidR="0054584C" w:rsidRPr="00253559" w:rsidRDefault="0054584C">
      <w:pPr>
        <w:pStyle w:val="NormalArial"/>
        <w:spacing w:line="240" w:lineRule="auto"/>
      </w:pPr>
    </w:p>
    <w:p w14:paraId="1F88BAF7" w14:textId="77777777" w:rsidR="0054584C" w:rsidRPr="00253559" w:rsidRDefault="0054584C">
      <w:pPr>
        <w:pStyle w:val="NormalArial"/>
        <w:spacing w:line="240" w:lineRule="auto"/>
      </w:pPr>
    </w:p>
    <w:p w14:paraId="4F096956" w14:textId="77777777" w:rsidR="00913AD3" w:rsidRDefault="00A70E4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 w:rsidRPr="00253559">
        <w:fldChar w:fldCharType="begin"/>
      </w:r>
      <w:r w:rsidRPr="00253559">
        <w:instrText>TOC \c "Figura"</w:instrText>
      </w:r>
      <w:r w:rsidRPr="00253559">
        <w:fldChar w:fldCharType="separate"/>
      </w:r>
      <w:r w:rsidR="00913AD3" w:rsidRPr="005578C2">
        <w:rPr>
          <w:noProof/>
          <w:color w:val="auto"/>
        </w:rPr>
        <w:t>Figura 1 Telas do aplicativo iFood</w:t>
      </w:r>
      <w:r w:rsidR="00913AD3">
        <w:rPr>
          <w:noProof/>
        </w:rPr>
        <w:tab/>
      </w:r>
      <w:r w:rsidR="00913AD3">
        <w:rPr>
          <w:noProof/>
        </w:rPr>
        <w:fldChar w:fldCharType="begin"/>
      </w:r>
      <w:r w:rsidR="00913AD3">
        <w:rPr>
          <w:noProof/>
        </w:rPr>
        <w:instrText xml:space="preserve"> PAGEREF _Toc422418386 \h </w:instrText>
      </w:r>
      <w:r w:rsidR="00913AD3">
        <w:rPr>
          <w:noProof/>
        </w:rPr>
      </w:r>
      <w:r w:rsidR="00913AD3">
        <w:rPr>
          <w:noProof/>
        </w:rPr>
        <w:fldChar w:fldCharType="separate"/>
      </w:r>
      <w:r w:rsidR="00913AD3">
        <w:rPr>
          <w:noProof/>
        </w:rPr>
        <w:t>13</w:t>
      </w:r>
      <w:r w:rsidR="00913AD3">
        <w:rPr>
          <w:noProof/>
        </w:rPr>
        <w:fldChar w:fldCharType="end"/>
      </w:r>
    </w:p>
    <w:p w14:paraId="371AD81E" w14:textId="77777777" w:rsidR="00913AD3" w:rsidRDefault="00913AD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 w:rsidRPr="005578C2">
        <w:rPr>
          <w:noProof/>
          <w:color w:val="auto"/>
        </w:rPr>
        <w:t>Figura 2 Diagrama de caso de uso Mobile – Apêndice 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_Toc422418387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1BE1C281" w14:textId="77777777" w:rsidR="00913AD3" w:rsidRDefault="00913AD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 w:rsidRPr="005578C2">
        <w:rPr>
          <w:noProof/>
          <w:color w:val="000000" w:themeColor="text1"/>
        </w:rPr>
        <w:t>Figura 3 Diagrama de caso de uso Web – Apêndice 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_Toc422418388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3EEF8CE8" w14:textId="77777777" w:rsidR="00913AD3" w:rsidRDefault="00913AD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 w:rsidRPr="005578C2">
        <w:rPr>
          <w:noProof/>
          <w:color w:val="000000" w:themeColor="text1"/>
        </w:rPr>
        <w:t>Figura 4 Diagrama de classe Mobile – apêndice 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_Toc422418389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06FD630C" w14:textId="77777777" w:rsidR="00913AD3" w:rsidRDefault="00913AD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 w:rsidRPr="005578C2">
        <w:rPr>
          <w:noProof/>
          <w:color w:val="000000" w:themeColor="text1"/>
        </w:rPr>
        <w:t>Figura 5 Diagrama de classe Web - Apêndice 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_Toc422418390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41CD70C4" w14:textId="77777777" w:rsidR="00913AD3" w:rsidRDefault="00913AD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 w:rsidRPr="005578C2">
        <w:rPr>
          <w:noProof/>
          <w:color w:val="000000" w:themeColor="text1"/>
        </w:rPr>
        <w:t>Figura 6 Diagrama de pacotes - Apêndice 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_Toc422418391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016BEBE5" w14:textId="77777777" w:rsidR="00913AD3" w:rsidRDefault="00913AD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 w:rsidRPr="005578C2">
        <w:rPr>
          <w:noProof/>
          <w:color w:val="000000" w:themeColor="text1"/>
        </w:rPr>
        <w:t>Figura 7 Modelagem do banco de dados Mobile – Apêndice 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_Toc422418392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14:paraId="244557C1" w14:textId="77777777" w:rsidR="00913AD3" w:rsidRDefault="00913AD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 w:rsidRPr="005578C2">
        <w:rPr>
          <w:noProof/>
          <w:color w:val="000000" w:themeColor="text1"/>
        </w:rPr>
        <w:t>Figura 8 Modelagem do banco de dados Web – Apêndice J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_Toc422418393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14:paraId="13445D5C" w14:textId="77777777" w:rsidR="00913AD3" w:rsidRDefault="00913AD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 w:rsidRPr="005578C2">
        <w:rPr>
          <w:noProof/>
          <w:color w:val="000000" w:themeColor="text1"/>
        </w:rPr>
        <w:t>Figura 9 Diagrama de atividade para fazer pedido – Apêndice F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_Toc422418394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14:paraId="40BE5406" w14:textId="77777777" w:rsidR="00913AD3" w:rsidRDefault="00913AD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 w:rsidRPr="005578C2">
        <w:rPr>
          <w:noProof/>
          <w:color w:val="000000" w:themeColor="text1"/>
        </w:rPr>
        <w:t>Figura 10 Diagrama de estado fazer pedido – Apêndice 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_Toc422418395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14:paraId="60AA31D9" w14:textId="77777777" w:rsidR="00913AD3" w:rsidRDefault="00913AD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 w:rsidRPr="005578C2">
        <w:rPr>
          <w:noProof/>
          <w:color w:val="auto"/>
        </w:rPr>
        <w:t>Figura 11 Diagrama de sequência fazer pedido – Apêndice 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_Toc422418396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14:paraId="7C4734E2" w14:textId="77777777" w:rsidR="00913AD3" w:rsidRDefault="00913AD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 w:rsidRPr="005578C2">
        <w:rPr>
          <w:noProof/>
          <w:color w:val="auto"/>
        </w:rPr>
        <w:t>Figura 12 - Apêndice A - Diagrama de pacote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_Toc422418397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52C4C740" w14:textId="77777777" w:rsidR="00913AD3" w:rsidRDefault="00913AD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 w:rsidRPr="005578C2">
        <w:rPr>
          <w:noProof/>
          <w:color w:val="auto"/>
        </w:rPr>
        <w:t>Figura 13 - Apêndice A - Diagrama de classe Mobile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_Toc422418398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14:paraId="621CB38C" w14:textId="77777777" w:rsidR="00913AD3" w:rsidRDefault="00913AD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 w:rsidRPr="005578C2">
        <w:rPr>
          <w:noProof/>
          <w:color w:val="auto"/>
        </w:rPr>
        <w:t>Figura 14 - Apêndice B - Diagrama de Classe Web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_Toc422418399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14:paraId="0220DEC6" w14:textId="77777777" w:rsidR="00913AD3" w:rsidRDefault="00913AD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 w:rsidRPr="005578C2">
        <w:rPr>
          <w:noProof/>
          <w:color w:val="auto"/>
        </w:rPr>
        <w:t>Figura 15 - Apêndice C - Diagrama de caso de uso Mobile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_Toc422418400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</w:p>
    <w:p w14:paraId="420F0E66" w14:textId="77777777" w:rsidR="00913AD3" w:rsidRDefault="00913AD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 w:rsidRPr="005578C2">
        <w:rPr>
          <w:noProof/>
          <w:color w:val="auto"/>
        </w:rPr>
        <w:t>Figura 16 - Apêndice D - Diagrama de caso de uso Web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_Toc422418401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54</w:t>
      </w:r>
      <w:r>
        <w:rPr>
          <w:noProof/>
        </w:rPr>
        <w:fldChar w:fldCharType="end"/>
      </w:r>
    </w:p>
    <w:p w14:paraId="56A828EF" w14:textId="77777777" w:rsidR="00913AD3" w:rsidRDefault="00913AD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 w:rsidRPr="005578C2">
        <w:rPr>
          <w:noProof/>
          <w:color w:val="auto"/>
        </w:rPr>
        <w:t>Figura 17 - Apêndice E - Diagrama de caso de uso Fazer Pedido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_Toc422418402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55</w:t>
      </w:r>
      <w:r>
        <w:rPr>
          <w:noProof/>
        </w:rPr>
        <w:fldChar w:fldCharType="end"/>
      </w:r>
    </w:p>
    <w:p w14:paraId="0C374D6B" w14:textId="77777777" w:rsidR="00913AD3" w:rsidRDefault="00913AD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 w:rsidRPr="005578C2">
        <w:rPr>
          <w:noProof/>
          <w:color w:val="auto"/>
        </w:rPr>
        <w:t>Figura 18 - Apêndice F - Diagrama de estado Fazer Pedido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_Toc422418403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56</w:t>
      </w:r>
      <w:r>
        <w:rPr>
          <w:noProof/>
        </w:rPr>
        <w:fldChar w:fldCharType="end"/>
      </w:r>
    </w:p>
    <w:p w14:paraId="40A1A743" w14:textId="77777777" w:rsidR="00913AD3" w:rsidRDefault="00913AD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 w:rsidRPr="005578C2">
        <w:rPr>
          <w:noProof/>
          <w:color w:val="auto"/>
        </w:rPr>
        <w:t>Figura 19 - Apêndice G - Diaragam de sequência Fazer Pedido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_Toc422418404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57</w:t>
      </w:r>
      <w:r>
        <w:rPr>
          <w:noProof/>
        </w:rPr>
        <w:fldChar w:fldCharType="end"/>
      </w:r>
    </w:p>
    <w:p w14:paraId="149A8152" w14:textId="77777777" w:rsidR="00913AD3" w:rsidRDefault="00913AD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 w:rsidRPr="005578C2">
        <w:rPr>
          <w:noProof/>
          <w:color w:val="auto"/>
        </w:rPr>
        <w:t>Figura 20 - Apêndice I – Modelagem de banco de dados Mobile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_Toc422418405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58</w:t>
      </w:r>
      <w:r>
        <w:rPr>
          <w:noProof/>
        </w:rPr>
        <w:fldChar w:fldCharType="end"/>
      </w:r>
    </w:p>
    <w:p w14:paraId="065FE150" w14:textId="77777777" w:rsidR="00913AD3" w:rsidRDefault="00913AD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 w:rsidRPr="005578C2">
        <w:rPr>
          <w:noProof/>
          <w:color w:val="auto"/>
        </w:rPr>
        <w:t>Figura 21 - Apêndice J – Modelagem de banco de dados Web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_Toc422418406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59</w:t>
      </w:r>
      <w:r>
        <w:rPr>
          <w:noProof/>
        </w:rPr>
        <w:fldChar w:fldCharType="end"/>
      </w:r>
    </w:p>
    <w:p w14:paraId="2EEB2887" w14:textId="77777777" w:rsidR="0054584C" w:rsidRPr="00253559" w:rsidRDefault="00A70E4B">
      <w:pPr>
        <w:pStyle w:val="IllustrationIndex1"/>
        <w:tabs>
          <w:tab w:val="right" w:leader="dot" w:pos="9071"/>
        </w:tabs>
        <w:rPr>
          <w:rStyle w:val="IndexLink"/>
        </w:rPr>
      </w:pPr>
      <w:r w:rsidRPr="00253559">
        <w:fldChar w:fldCharType="end"/>
      </w:r>
    </w:p>
    <w:p w14:paraId="0E7E953E" w14:textId="77777777" w:rsidR="0054584C" w:rsidRPr="00253559" w:rsidRDefault="0054584C">
      <w:pPr>
        <w:pStyle w:val="NormalArial"/>
        <w:spacing w:line="240" w:lineRule="auto"/>
      </w:pPr>
    </w:p>
    <w:p w14:paraId="293028F7" w14:textId="77777777" w:rsidR="0054584C" w:rsidRPr="00253559" w:rsidRDefault="00A70E4B">
      <w:pPr>
        <w:pStyle w:val="Ttulo1"/>
        <w:pageBreakBefore/>
        <w:spacing w:line="240" w:lineRule="auto"/>
        <w:jc w:val="center"/>
      </w:pPr>
      <w:bookmarkStart w:id="52" w:name="_Toc411358275"/>
      <w:bookmarkStart w:id="53" w:name="_Toc422418705"/>
      <w:bookmarkEnd w:id="52"/>
      <w:r w:rsidRPr="00253559">
        <w:lastRenderedPageBreak/>
        <w:t>LISTA DE ABREVIATURAS E SIGLAS</w:t>
      </w:r>
      <w:bookmarkEnd w:id="53"/>
    </w:p>
    <w:p w14:paraId="37A06379" w14:textId="77777777" w:rsidR="0054584C" w:rsidRPr="00253559" w:rsidRDefault="0054584C">
      <w:pPr>
        <w:pStyle w:val="NormalArial"/>
        <w:jc w:val="center"/>
      </w:pPr>
    </w:p>
    <w:p w14:paraId="1F14E756" w14:textId="77777777" w:rsidR="0054584C" w:rsidRPr="00253559" w:rsidRDefault="0054584C">
      <w:pPr>
        <w:pStyle w:val="NormalArial"/>
        <w:jc w:val="center"/>
      </w:pPr>
    </w:p>
    <w:tbl>
      <w:tblPr>
        <w:tblW w:w="0" w:type="auto"/>
        <w:tblBorders>
          <w:top w:val="nil"/>
          <w:left w:val="nil"/>
          <w:bottom w:val="nil"/>
          <w:right w:val="nil"/>
          <w:insideH w:val="nil"/>
          <w:insideV w:val="nil"/>
        </w:tblBorders>
        <w:tblLook w:val="04A0" w:firstRow="1" w:lastRow="0" w:firstColumn="1" w:lastColumn="0" w:noHBand="0" w:noVBand="1"/>
      </w:tblPr>
      <w:tblGrid>
        <w:gridCol w:w="1479"/>
        <w:gridCol w:w="7592"/>
      </w:tblGrid>
      <w:tr w:rsidR="0054584C" w:rsidRPr="00253559" w14:paraId="04CD6A91" w14:textId="77777777"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FB8191" w14:textId="77777777" w:rsidR="0054584C" w:rsidRPr="00253559" w:rsidRDefault="00A70E4B">
            <w:pPr>
              <w:pStyle w:val="NormalArial"/>
              <w:jc w:val="left"/>
            </w:pPr>
            <w:r w:rsidRPr="00253559">
              <w:t>UML</w:t>
            </w:r>
          </w:p>
        </w:tc>
        <w:tc>
          <w:tcPr>
            <w:tcW w:w="76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A681C6" w14:textId="77777777" w:rsidR="0054584C" w:rsidRPr="00253559" w:rsidRDefault="00A70E4B">
            <w:pPr>
              <w:pStyle w:val="NormalArial"/>
              <w:jc w:val="left"/>
            </w:pPr>
            <w:r w:rsidRPr="00253559">
              <w:t>Unified Modeling Language</w:t>
            </w:r>
          </w:p>
        </w:tc>
      </w:tr>
      <w:tr w:rsidR="0054584C" w:rsidRPr="00253559" w14:paraId="4D00106D" w14:textId="77777777"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7DE3DD" w14:textId="77777777" w:rsidR="0054584C" w:rsidRPr="00253559" w:rsidRDefault="00A70E4B">
            <w:pPr>
              <w:pStyle w:val="NormalArial"/>
              <w:jc w:val="left"/>
            </w:pPr>
            <w:r w:rsidRPr="00253559">
              <w:t>ABNT</w:t>
            </w:r>
          </w:p>
        </w:tc>
        <w:tc>
          <w:tcPr>
            <w:tcW w:w="76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9B6F0D" w14:textId="77777777" w:rsidR="0054584C" w:rsidRPr="00253559" w:rsidRDefault="00A70E4B">
            <w:pPr>
              <w:pStyle w:val="NormalArial"/>
              <w:jc w:val="left"/>
            </w:pPr>
            <w:r w:rsidRPr="00253559">
              <w:t>Associação Brasileira de Normas Técnicas</w:t>
            </w:r>
          </w:p>
        </w:tc>
      </w:tr>
      <w:tr w:rsidR="0054584C" w:rsidRPr="00253559" w14:paraId="194F1075" w14:textId="77777777"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83031C" w14:textId="77777777" w:rsidR="0054584C" w:rsidRPr="00253559" w:rsidRDefault="00A70E4B">
            <w:pPr>
              <w:pStyle w:val="NormalArial"/>
              <w:jc w:val="left"/>
            </w:pPr>
            <w:r w:rsidRPr="00253559">
              <w:t>XML</w:t>
            </w:r>
          </w:p>
        </w:tc>
        <w:tc>
          <w:tcPr>
            <w:tcW w:w="76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1B1706" w14:textId="77777777" w:rsidR="0054584C" w:rsidRPr="00253559" w:rsidRDefault="00A70E4B">
            <w:pPr>
              <w:pStyle w:val="NormalArial"/>
              <w:jc w:val="left"/>
            </w:pPr>
            <w:r w:rsidRPr="00253559">
              <w:t>Extensible Markup Language</w:t>
            </w:r>
          </w:p>
        </w:tc>
      </w:tr>
      <w:tr w:rsidR="0054584C" w:rsidRPr="00253559" w14:paraId="51EB7E1B" w14:textId="77777777"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3712BA" w14:textId="77777777" w:rsidR="0054584C" w:rsidRPr="00253559" w:rsidRDefault="00A70E4B">
            <w:pPr>
              <w:pStyle w:val="NormalArial"/>
              <w:jc w:val="left"/>
            </w:pPr>
            <w:r w:rsidRPr="00253559">
              <w:t>AJAX</w:t>
            </w:r>
          </w:p>
        </w:tc>
        <w:tc>
          <w:tcPr>
            <w:tcW w:w="76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D62238" w14:textId="77777777" w:rsidR="0054584C" w:rsidRPr="00253559" w:rsidRDefault="00A70E4B">
            <w:pPr>
              <w:pStyle w:val="NormalArial"/>
              <w:jc w:val="left"/>
            </w:pPr>
            <w:r w:rsidRPr="00253559">
              <w:t>Asynchronous JavaScript and XML</w:t>
            </w:r>
          </w:p>
        </w:tc>
      </w:tr>
      <w:tr w:rsidR="0054584C" w:rsidRPr="00253559" w14:paraId="25ABE5F5" w14:textId="77777777"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51C1C0" w14:textId="77777777" w:rsidR="0054584C" w:rsidRPr="00253559" w:rsidRDefault="00A70E4B">
            <w:pPr>
              <w:pStyle w:val="NormalArial"/>
              <w:jc w:val="left"/>
            </w:pPr>
            <w:r w:rsidRPr="00253559">
              <w:t>PHP</w:t>
            </w:r>
          </w:p>
        </w:tc>
        <w:tc>
          <w:tcPr>
            <w:tcW w:w="76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82CAD4" w14:textId="77777777" w:rsidR="0054584C" w:rsidRPr="00253559" w:rsidRDefault="00A70E4B">
            <w:pPr>
              <w:pStyle w:val="NormalArial"/>
              <w:jc w:val="left"/>
            </w:pPr>
            <w:r w:rsidRPr="00253559">
              <w:t>PHP Hypertext Preprocessor</w:t>
            </w:r>
          </w:p>
        </w:tc>
      </w:tr>
      <w:tr w:rsidR="0054584C" w:rsidRPr="00253559" w14:paraId="4BB0DF15" w14:textId="77777777"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A1B1A8" w14:textId="77777777" w:rsidR="0054584C" w:rsidRPr="00253559" w:rsidRDefault="00A70E4B">
            <w:pPr>
              <w:pStyle w:val="NormalArial"/>
              <w:jc w:val="left"/>
            </w:pPr>
            <w:r w:rsidRPr="00253559">
              <w:t>HTML</w:t>
            </w:r>
          </w:p>
        </w:tc>
        <w:tc>
          <w:tcPr>
            <w:tcW w:w="76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296914" w14:textId="77777777" w:rsidR="0054584C" w:rsidRPr="00253559" w:rsidRDefault="00A70E4B">
            <w:pPr>
              <w:pStyle w:val="NormalArial"/>
              <w:jc w:val="left"/>
            </w:pPr>
            <w:r w:rsidRPr="00253559">
              <w:t>Hypertext Markup Language</w:t>
            </w:r>
          </w:p>
        </w:tc>
      </w:tr>
      <w:tr w:rsidR="0054584C" w:rsidRPr="00253559" w14:paraId="75FE962E" w14:textId="77777777"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6B1905" w14:textId="77777777" w:rsidR="0054584C" w:rsidRPr="00253559" w:rsidRDefault="00A70E4B">
            <w:pPr>
              <w:pStyle w:val="NormalArial"/>
              <w:jc w:val="left"/>
            </w:pPr>
            <w:r w:rsidRPr="00253559">
              <w:t>CSS</w:t>
            </w:r>
          </w:p>
        </w:tc>
        <w:tc>
          <w:tcPr>
            <w:tcW w:w="76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ABC057" w14:textId="77777777" w:rsidR="0054584C" w:rsidRPr="00253559" w:rsidRDefault="00A70E4B">
            <w:pPr>
              <w:pStyle w:val="NormalArial"/>
              <w:jc w:val="left"/>
            </w:pPr>
            <w:r w:rsidRPr="00253559">
              <w:t>Cascading Style Sheet</w:t>
            </w:r>
          </w:p>
        </w:tc>
      </w:tr>
      <w:tr w:rsidR="0054584C" w:rsidRPr="00253559" w14:paraId="5B0CE8CE" w14:textId="77777777"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D454FA" w14:textId="77777777" w:rsidR="0054584C" w:rsidRPr="00253559" w:rsidRDefault="00A70E4B">
            <w:pPr>
              <w:pStyle w:val="NormalArial"/>
              <w:jc w:val="left"/>
            </w:pPr>
            <w:r w:rsidRPr="00253559">
              <w:t>HTTP</w:t>
            </w:r>
          </w:p>
        </w:tc>
        <w:tc>
          <w:tcPr>
            <w:tcW w:w="76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CCD4CF" w14:textId="77777777" w:rsidR="0054584C" w:rsidRPr="00253559" w:rsidRDefault="00A70E4B">
            <w:pPr>
              <w:pStyle w:val="NormalArial"/>
              <w:jc w:val="left"/>
            </w:pPr>
            <w:r w:rsidRPr="00253559">
              <w:t>Hypertext Transfer Protocol</w:t>
            </w:r>
          </w:p>
        </w:tc>
      </w:tr>
      <w:tr w:rsidR="0054584C" w:rsidRPr="00253559" w14:paraId="45FF9A69" w14:textId="77777777"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4C1E59" w14:textId="77777777" w:rsidR="0054584C" w:rsidRPr="00253559" w:rsidRDefault="00A70E4B">
            <w:pPr>
              <w:pStyle w:val="NormalArial"/>
              <w:jc w:val="left"/>
            </w:pPr>
            <w:r w:rsidRPr="00253559">
              <w:t>Rest</w:t>
            </w:r>
          </w:p>
        </w:tc>
        <w:tc>
          <w:tcPr>
            <w:tcW w:w="76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350B4F" w14:textId="77777777" w:rsidR="0054584C" w:rsidRPr="00253559" w:rsidRDefault="00A70E4B">
            <w:pPr>
              <w:pStyle w:val="NormalArial"/>
              <w:jc w:val="left"/>
            </w:pPr>
            <w:r w:rsidRPr="00253559">
              <w:t>Representational State Transfer</w:t>
            </w:r>
          </w:p>
        </w:tc>
      </w:tr>
      <w:tr w:rsidR="0054584C" w:rsidRPr="00253559" w14:paraId="79FD2030" w14:textId="77777777"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D37745" w14:textId="77777777" w:rsidR="0054584C" w:rsidRPr="00253559" w:rsidRDefault="00A70E4B">
            <w:pPr>
              <w:pStyle w:val="NormalArial"/>
              <w:jc w:val="left"/>
            </w:pPr>
            <w:r w:rsidRPr="00253559">
              <w:t>MVC</w:t>
            </w:r>
          </w:p>
        </w:tc>
        <w:tc>
          <w:tcPr>
            <w:tcW w:w="76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939D0F" w14:textId="77777777" w:rsidR="0054584C" w:rsidRPr="00253559" w:rsidRDefault="00A70E4B">
            <w:pPr>
              <w:pStyle w:val="NormalArial"/>
              <w:jc w:val="left"/>
            </w:pPr>
            <w:r w:rsidRPr="00253559">
              <w:t>Model View Controller</w:t>
            </w:r>
          </w:p>
        </w:tc>
      </w:tr>
      <w:tr w:rsidR="0054584C" w:rsidRPr="00253559" w14:paraId="5993B12F" w14:textId="77777777"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C8C62C" w14:textId="77777777" w:rsidR="0054584C" w:rsidRPr="00253559" w:rsidRDefault="00A70E4B">
            <w:pPr>
              <w:pStyle w:val="NormalArial"/>
              <w:jc w:val="left"/>
            </w:pPr>
            <w:r w:rsidRPr="00253559">
              <w:t>JSON</w:t>
            </w:r>
          </w:p>
        </w:tc>
        <w:tc>
          <w:tcPr>
            <w:tcW w:w="76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67862F" w14:textId="77777777" w:rsidR="0054584C" w:rsidRPr="00253559" w:rsidRDefault="00A70E4B">
            <w:pPr>
              <w:pStyle w:val="NormalArial"/>
              <w:jc w:val="left"/>
            </w:pPr>
            <w:r w:rsidRPr="00253559">
              <w:t>JavaScript Object Notation</w:t>
            </w:r>
          </w:p>
        </w:tc>
      </w:tr>
      <w:tr w:rsidR="00D27A76" w:rsidRPr="00253559" w14:paraId="3BC6EF79" w14:textId="77777777"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1E09C7" w14:textId="77777777" w:rsidR="00D27A76" w:rsidRPr="00253559" w:rsidRDefault="00D27A76">
            <w:pPr>
              <w:pStyle w:val="NormalArial"/>
              <w:jc w:val="left"/>
            </w:pPr>
          </w:p>
        </w:tc>
        <w:tc>
          <w:tcPr>
            <w:tcW w:w="76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6A0822" w14:textId="77777777" w:rsidR="00D27A76" w:rsidRPr="00253559" w:rsidRDefault="00D27A76">
            <w:pPr>
              <w:pStyle w:val="NormalArial"/>
              <w:jc w:val="left"/>
            </w:pPr>
          </w:p>
        </w:tc>
      </w:tr>
    </w:tbl>
    <w:p w14:paraId="04B0F463" w14:textId="68CD2A50" w:rsidR="00414EF2" w:rsidRDefault="00414EF2" w:rsidP="00C629E2">
      <w:bookmarkStart w:id="54" w:name="_Toc296344278"/>
      <w:bookmarkStart w:id="55" w:name="_Toc411358276"/>
      <w:bookmarkEnd w:id="54"/>
      <w:bookmarkEnd w:id="55"/>
    </w:p>
    <w:p w14:paraId="21DD3AD9" w14:textId="77777777" w:rsidR="00414EF2" w:rsidRDefault="00414EF2">
      <w:pPr>
        <w:suppressAutoHyphens w:val="0"/>
        <w:spacing w:line="240" w:lineRule="auto"/>
        <w:jc w:val="left"/>
        <w:rPr>
          <w:rFonts w:cs="Arial"/>
          <w:b/>
          <w:bCs/>
          <w:sz w:val="32"/>
          <w:szCs w:val="32"/>
        </w:rPr>
      </w:pPr>
      <w:r>
        <w:br w:type="page"/>
      </w:r>
    </w:p>
    <w:p w14:paraId="12013883" w14:textId="29DC54E1" w:rsidR="0054584C" w:rsidRPr="00253559" w:rsidRDefault="00A70E4B">
      <w:pPr>
        <w:pStyle w:val="Seo1"/>
        <w:numPr>
          <w:ilvl w:val="0"/>
          <w:numId w:val="1"/>
        </w:numPr>
      </w:pPr>
      <w:bookmarkStart w:id="56" w:name="_Toc422418706"/>
      <w:r w:rsidRPr="00253559">
        <w:lastRenderedPageBreak/>
        <w:t>INTRODUÇÃO</w:t>
      </w:r>
      <w:bookmarkEnd w:id="56"/>
    </w:p>
    <w:p w14:paraId="6049F5D4" w14:textId="1165D858" w:rsidR="00960567" w:rsidRDefault="00A70E4B" w:rsidP="006C4123">
      <w:r w:rsidRPr="00253559">
        <w:tab/>
        <w:t>A tecnologia evolui constantemente a cada ano, todos os dias são novos recursos e descobertas feitas que nos possibilitam entre muitas outras coisas, a automatização de tarefas do nosso cotidiano. A empresa para o a qual se destina este projeto, trabalha com a montagem, venda e entrega de comida, no entanto a necessidade de proporcionar um serviço rápido e de qualidade foi optado pelo desenvolvimento de um sistema que controle as tarefas relacionadas e este servi</w:t>
      </w:r>
      <w:r w:rsidR="00414EF2">
        <w:t>ço.</w:t>
      </w:r>
    </w:p>
    <w:p w14:paraId="4A8C6878" w14:textId="77777777" w:rsidR="00A9387E" w:rsidRDefault="00A9387E" w:rsidP="006C4123"/>
    <w:p w14:paraId="7DB12F05" w14:textId="06DC3FE8" w:rsidR="00414EF2" w:rsidRPr="00253559" w:rsidDel="00AA5C3B" w:rsidRDefault="00A9387E" w:rsidP="00414EF2">
      <w:pPr>
        <w:rPr>
          <w:del w:id="57" w:author="User" w:date="2015-06-18T01:49:00Z"/>
        </w:rPr>
      </w:pPr>
      <w:r>
        <w:tab/>
      </w:r>
    </w:p>
    <w:p w14:paraId="1268E5FB" w14:textId="77777777" w:rsidR="0054584C" w:rsidRDefault="00A70E4B" w:rsidP="006C4123">
      <w:pPr>
        <w:rPr>
          <w:ins w:id="58" w:author="Douglas Junior" w:date="2015-06-17T20:39:00Z"/>
        </w:rPr>
      </w:pPr>
      <w:del w:id="59" w:author="User" w:date="2015-06-18T01:49:00Z">
        <w:r w:rsidRPr="00253559" w:rsidDel="00AA5C3B">
          <w:tab/>
        </w:r>
      </w:del>
      <w:r w:rsidRPr="00253559">
        <w:t>O sistema FastFood Delivery é composto por dois softwares para gerenciamento de funcionários, produtos disponíveis, itens adicionais e bebidas. Para a empresa, será utilizado o sistema desenvolvido com tecnologia web, que pode ser acessada de qualquer dispositivo que tenha uma conexão com a internet e um navegador. Para o fazer pedidos estará disponível o aplicativo desenvolvido em plataforma Android, utilizando a linguagem de programação Java, e recursos de Geolocalização e identificação do cliente.</w:t>
      </w:r>
    </w:p>
    <w:p w14:paraId="079839EC" w14:textId="26B298BF" w:rsidR="00D27A76" w:rsidRDefault="00D27A76" w:rsidP="006874A5">
      <w:pPr>
        <w:pStyle w:val="Seo1"/>
        <w:outlineLvl w:val="9"/>
        <w:rPr>
          <w:ins w:id="60" w:author="Douglas Junior" w:date="2015-06-17T20:39:00Z"/>
          <w:b w:val="0"/>
          <w:bCs w:val="0"/>
          <w:sz w:val="24"/>
          <w:szCs w:val="24"/>
        </w:rPr>
      </w:pPr>
      <w:ins w:id="61" w:author="Douglas Junior" w:date="2015-06-17T20:39:00Z">
        <w:r>
          <w:rPr>
            <w:b w:val="0"/>
            <w:bCs w:val="0"/>
            <w:sz w:val="24"/>
            <w:szCs w:val="24"/>
          </w:rPr>
          <w:br w:type="page"/>
        </w:r>
      </w:ins>
    </w:p>
    <w:p w14:paraId="5D4B9703" w14:textId="77777777" w:rsidR="0054584C" w:rsidRPr="00253559" w:rsidRDefault="00A70E4B">
      <w:pPr>
        <w:pStyle w:val="Seo1"/>
        <w:numPr>
          <w:ilvl w:val="0"/>
          <w:numId w:val="1"/>
        </w:numPr>
      </w:pPr>
      <w:bookmarkStart w:id="62" w:name="_Toc422418707"/>
      <w:r w:rsidRPr="00253559">
        <w:lastRenderedPageBreak/>
        <w:t>JUSTIFICATIVA</w:t>
      </w:r>
      <w:bookmarkEnd w:id="62"/>
    </w:p>
    <w:p w14:paraId="37ED3D36" w14:textId="02AAA293" w:rsidR="0054584C" w:rsidRPr="00253559" w:rsidRDefault="00A70E4B" w:rsidP="00AA5C3B">
      <w:r w:rsidRPr="00253559">
        <w:tab/>
        <w:t>O método tradicional de ligações telefônicas utilizado para pedido de comida causa um certo transtorno tanto para o cliente</w:t>
      </w:r>
      <w:r w:rsidR="008827B1">
        <w:t>,</w:t>
      </w:r>
      <w:r w:rsidRPr="00253559">
        <w:t xml:space="preserve"> que não consegue obter informações muito detalhadas </w:t>
      </w:r>
      <w:r w:rsidRPr="00F809CE">
        <w:t>do</w:t>
      </w:r>
      <w:r w:rsidR="00F809CE" w:rsidRPr="00F809CE">
        <w:t>s</w:t>
      </w:r>
      <w:r w:rsidRPr="00253559">
        <w:t xml:space="preserve"> produtos, como para o atendente que necessita constantemente informar preços dos produtos, entre outras informações podendo aumentar consideravelmente o custo da ligação dependente do estado e empresa de telefonia.</w:t>
      </w:r>
    </w:p>
    <w:p w14:paraId="23520268" w14:textId="65694243" w:rsidR="0054584C" w:rsidRPr="00253559" w:rsidRDefault="00A70E4B" w:rsidP="00AA5C3B">
      <w:r w:rsidRPr="00253559">
        <w:tab/>
        <w:t>O software proposto por este trabalho possibilita a empresa oferecer uma melhor experiência para o cliente na hora de fazer o pedido. A interface do sistema para Android</w:t>
      </w:r>
      <w:r w:rsidR="00F177B3">
        <w:rPr>
          <w:rStyle w:val="Refdenotaderodap"/>
        </w:rPr>
        <w:footnoteReference w:id="1"/>
      </w:r>
      <w:r w:rsidRPr="00253559">
        <w:t xml:space="preserve"> de fácil manuseio faz com que em poucos passos o pedido seja registrado e enviado para o </w:t>
      </w:r>
      <w:r w:rsidR="00362CA0" w:rsidRPr="00F809CE">
        <w:t>início</w:t>
      </w:r>
      <w:r w:rsidRPr="00253559">
        <w:t xml:space="preserve"> a produção.</w:t>
      </w:r>
    </w:p>
    <w:p w14:paraId="1C3315B1" w14:textId="5FDA52BE" w:rsidR="00810497" w:rsidDel="00942811" w:rsidRDefault="00810497" w:rsidP="00810497">
      <w:pPr>
        <w:pStyle w:val="Seo1"/>
        <w:outlineLvl w:val="9"/>
        <w:rPr>
          <w:ins w:id="63" w:author="Douglas Junior" w:date="2015-06-17T20:40:00Z"/>
          <w:del w:id="64" w:author="User" w:date="2015-06-18T01:06:00Z"/>
        </w:rPr>
      </w:pPr>
      <w:ins w:id="65" w:author="Douglas Junior" w:date="2015-06-17T20:40:00Z">
        <w:r>
          <w:br w:type="page"/>
        </w:r>
      </w:ins>
    </w:p>
    <w:p w14:paraId="12F5FF10" w14:textId="77777777" w:rsidR="00495B8A" w:rsidRDefault="00A70E4B" w:rsidP="00942811">
      <w:pPr>
        <w:pStyle w:val="Seo1"/>
        <w:numPr>
          <w:ilvl w:val="0"/>
          <w:numId w:val="1"/>
        </w:numPr>
      </w:pPr>
      <w:bookmarkStart w:id="66" w:name="_Toc422418708"/>
      <w:r w:rsidRPr="00B44630">
        <w:t>OBJETIVOS</w:t>
      </w:r>
      <w:bookmarkEnd w:id="66"/>
    </w:p>
    <w:p w14:paraId="30AB91E5" w14:textId="429E9279" w:rsidR="00E47194" w:rsidRDefault="00E47194" w:rsidP="00495B8A">
      <w:pPr>
        <w:pStyle w:val="Seo1"/>
        <w:numPr>
          <w:ilvl w:val="1"/>
          <w:numId w:val="1"/>
        </w:numPr>
      </w:pPr>
      <w:bookmarkStart w:id="67" w:name="_Toc422418709"/>
      <w:r>
        <w:t>Objetivos Gerais</w:t>
      </w:r>
      <w:bookmarkEnd w:id="67"/>
    </w:p>
    <w:p w14:paraId="34DAFE8A" w14:textId="48D70100" w:rsidR="000D0313" w:rsidRDefault="000D0313" w:rsidP="0088591C">
      <w:pPr>
        <w:ind w:left="360" w:firstLine="348"/>
      </w:pPr>
      <w:r w:rsidRPr="00253559">
        <w:t>O software tem como principal objetivo agilizar o pedido, exibindo para o cliente o cardápio e detalhes completos dos produtos disponíveis para compra. A agilidade na entrega dos produtos é garantida com as informações que são obtidas do usuário na hora da realização do pedido, informações como endereço para entrega e telefone do cliente são obtidos automaticamente pelo aplicativo ao finalizar o pedido.</w:t>
      </w:r>
    </w:p>
    <w:p w14:paraId="6A79BCDF" w14:textId="1A8C8DB1" w:rsidR="000D0313" w:rsidRDefault="000D0313" w:rsidP="00495B8A">
      <w:pPr>
        <w:pStyle w:val="Seo1"/>
        <w:numPr>
          <w:ilvl w:val="1"/>
          <w:numId w:val="1"/>
        </w:numPr>
      </w:pPr>
      <w:bookmarkStart w:id="68" w:name="_Toc422418710"/>
      <w:r>
        <w:t>Objetivos Específicos</w:t>
      </w:r>
      <w:bookmarkEnd w:id="68"/>
    </w:p>
    <w:p w14:paraId="042D087A" w14:textId="229CD830" w:rsidR="00614A7C" w:rsidRDefault="00614A7C" w:rsidP="00C670C3">
      <w:pPr>
        <w:ind w:left="360" w:firstLine="348"/>
        <w:rPr>
          <w:ins w:id="69" w:author="User" w:date="2015-06-18T01:50:00Z"/>
        </w:rPr>
      </w:pPr>
      <w:r w:rsidRPr="00C53746">
        <w:rPr>
          <w:b/>
        </w:rPr>
        <w:t>Sistema de rotas</w:t>
      </w:r>
      <w:r w:rsidRPr="00253559">
        <w:t xml:space="preserve"> – Recurso projetado para tornar, principalmente a entrega do pedido mais rápida. Através da iden</w:t>
      </w:r>
      <w:r w:rsidR="0085372B">
        <w:t xml:space="preserve">tificação automática do cliente, </w:t>
      </w:r>
      <w:r w:rsidR="0007501A">
        <w:t>utilizando a</w:t>
      </w:r>
      <w:r w:rsidR="0085372B">
        <w:t xml:space="preserve"> </w:t>
      </w:r>
      <w:r w:rsidRPr="00253559">
        <w:t>tecnologia de</w:t>
      </w:r>
      <w:r w:rsidR="00B85584">
        <w:t xml:space="preserve"> posicionamento global</w:t>
      </w:r>
      <w:r w:rsidRPr="00253559">
        <w:t xml:space="preserve"> </w:t>
      </w:r>
      <w:r w:rsidR="00B85584">
        <w:t>(</w:t>
      </w:r>
      <w:r w:rsidRPr="00253559">
        <w:t>GPS</w:t>
      </w:r>
      <w:r w:rsidR="00747152">
        <w:t>)</w:t>
      </w:r>
      <w:r w:rsidRPr="00253559">
        <w:t xml:space="preserve"> e sistema de mapeamento do Google Maps, são calculadas as possíveis rotas que podem ser desenvolvidas pelo entregador para entrega do produto.</w:t>
      </w:r>
    </w:p>
    <w:p w14:paraId="65717283" w14:textId="77777777" w:rsidR="00FF6656" w:rsidRDefault="00FF6656" w:rsidP="00C53746">
      <w:pPr>
        <w:ind w:left="360" w:firstLine="348"/>
      </w:pPr>
    </w:p>
    <w:p w14:paraId="20FD4485" w14:textId="7E0743EC" w:rsidR="006320A4" w:rsidRDefault="00210870" w:rsidP="00C53746">
      <w:pPr>
        <w:ind w:left="360" w:firstLine="348"/>
        <w:rPr>
          <w:ins w:id="70" w:author="User" w:date="2015-06-18T01:51:00Z"/>
        </w:rPr>
      </w:pPr>
      <w:r w:rsidRPr="00C53746">
        <w:rPr>
          <w:b/>
        </w:rPr>
        <w:t>Sistema de votação</w:t>
      </w:r>
      <w:r w:rsidRPr="00FF6656">
        <w:t xml:space="preserve"> – A classificação da qualidade de um produto está disponível no aplicativo, para que o cliente possa avaliar e enviar um feedback para o dono do estabelecimento, informando o quão satisfeito ele ficou com o produto, e caso necessite, é possível e</w:t>
      </w:r>
      <w:r w:rsidRPr="005558A1">
        <w:t>nviar também um comentário com sugestões e críticas.</w:t>
      </w:r>
    </w:p>
    <w:p w14:paraId="4C42F2FE" w14:textId="77777777" w:rsidR="00FF6656" w:rsidRPr="00FF6656" w:rsidRDefault="00FF6656" w:rsidP="00C53746">
      <w:pPr>
        <w:ind w:left="360" w:firstLine="348"/>
      </w:pPr>
    </w:p>
    <w:p w14:paraId="2199A9AA" w14:textId="055DD78B" w:rsidR="00462373" w:rsidRPr="00C53746" w:rsidRDefault="00462373" w:rsidP="0087513D">
      <w:pPr>
        <w:ind w:left="360" w:firstLine="348"/>
        <w:rPr>
          <w:bCs/>
        </w:rPr>
      </w:pPr>
      <w:r w:rsidRPr="00C53746">
        <w:rPr>
          <w:b/>
        </w:rPr>
        <w:t>Favoritos</w:t>
      </w:r>
      <w:r w:rsidRPr="005558A1">
        <w:t xml:space="preserve"> –</w:t>
      </w:r>
      <w:r w:rsidRPr="00C53746">
        <w:t xml:space="preserve"> Em alguns casos específicos, o cliente tem a vontade de personalizar os produtos da lista, inserindo ou removendo itens que compõem a comida.</w:t>
      </w:r>
      <w:r w:rsidR="00A67309" w:rsidRPr="00C53746">
        <w:t xml:space="preserve"> A repetição desta tarefa é um tanto quanto incômoda, e é este o problema que o módulo de favoritos resolve. Ao fim do processo, o cliente pode marcar o produto final aos seus favoritos, tendo assim todas as particularidades previamente definidas de forma fácil e rápida para incluir em pedidos futuros.</w:t>
      </w:r>
    </w:p>
    <w:p w14:paraId="686125FB" w14:textId="77777777" w:rsidR="0054584C" w:rsidRPr="00253559" w:rsidRDefault="00A70E4B" w:rsidP="00D17F9D">
      <w:pPr>
        <w:pStyle w:val="Seo1"/>
        <w:pageBreakBefore/>
        <w:numPr>
          <w:ilvl w:val="0"/>
          <w:numId w:val="1"/>
        </w:numPr>
      </w:pPr>
      <w:bookmarkStart w:id="71" w:name="_Toc411358277"/>
      <w:bookmarkStart w:id="72" w:name="_Toc296344283"/>
      <w:bookmarkStart w:id="73" w:name="_Toc296344284"/>
      <w:bookmarkStart w:id="74" w:name="_Toc422418711"/>
      <w:bookmarkEnd w:id="71"/>
      <w:bookmarkEnd w:id="72"/>
      <w:bookmarkEnd w:id="73"/>
      <w:r w:rsidRPr="00253559">
        <w:lastRenderedPageBreak/>
        <w:t>DESCRIÇÃO DA EMPRESA</w:t>
      </w:r>
      <w:bookmarkEnd w:id="74"/>
    </w:p>
    <w:p w14:paraId="055E90FC" w14:textId="7E4B72BF" w:rsidR="005F69C9" w:rsidRDefault="00A70E4B" w:rsidP="001B7ED6">
      <w:pPr>
        <w:ind w:firstLine="360"/>
      </w:pPr>
      <w:r w:rsidRPr="00253559">
        <w:t>A empresa ainda não inaugurada, iniciará suas atividades após a conclusão do aplicativo FastFood Delivery. A mesma vai atuar no mercado com a montagem e entrega de comida pronta a d</w:t>
      </w:r>
      <w:r w:rsidR="00622387">
        <w:t>omicílio.</w:t>
      </w:r>
    </w:p>
    <w:p w14:paraId="30EC0D11" w14:textId="4B5FE9FC" w:rsidR="00260555" w:rsidRDefault="00260555" w:rsidP="001B7ED6">
      <w:pPr>
        <w:ind w:firstLine="360"/>
      </w:pPr>
      <w:r>
        <w:t>A ideia de um empresa onde se tenha várias opções de personalização de sua comida, e não só produtos pré-produzidos veio com a própria necessidade, quando em uma conversa ocasional foral do horário de expediente, eu e um amigo optamos por empreender e abrir uma empesa para, principalmente entrega de comida.</w:t>
      </w:r>
    </w:p>
    <w:p w14:paraId="31C771A7" w14:textId="67D6FF3A" w:rsidR="00260555" w:rsidRDefault="00260555" w:rsidP="001B7ED6">
      <w:pPr>
        <w:ind w:firstLine="360"/>
      </w:pPr>
      <w:r>
        <w:t>Analisando o mercado gastronômico de Campo Mourão, chegamos a constatação de que a venda de comida com este diferenciar, de personalização e entrega a domicílio é um ótimo nicho de mercado.</w:t>
      </w:r>
    </w:p>
    <w:p w14:paraId="22A19F2C" w14:textId="77777777" w:rsidR="000E6A19" w:rsidRDefault="000E6A19" w:rsidP="001B7ED6">
      <w:pPr>
        <w:ind w:firstLine="360"/>
      </w:pPr>
    </w:p>
    <w:p w14:paraId="06EF1088" w14:textId="61E98C02" w:rsidR="000E6A19" w:rsidRPr="000E6A19" w:rsidRDefault="000E6A19" w:rsidP="000E6A19">
      <w:pPr>
        <w:pStyle w:val="PargrafodaLista"/>
        <w:numPr>
          <w:ilvl w:val="1"/>
          <w:numId w:val="1"/>
        </w:numPr>
        <w:rPr>
          <w:b/>
          <w:sz w:val="32"/>
          <w:szCs w:val="32"/>
        </w:rPr>
      </w:pPr>
      <w:r w:rsidRPr="000E6A19">
        <w:rPr>
          <w:b/>
          <w:sz w:val="32"/>
          <w:szCs w:val="32"/>
        </w:rPr>
        <w:t>Viabilidade Financeira</w:t>
      </w:r>
    </w:p>
    <w:p w14:paraId="3E0A3D45" w14:textId="34EC8F11" w:rsidR="00260555" w:rsidRDefault="00260555" w:rsidP="000E6A19">
      <w:pPr>
        <w:ind w:left="360" w:firstLine="360"/>
      </w:pPr>
      <w:r>
        <w:t>A viabilidade financeira do sistema foi aceita, pelo fato do custo benefício do software ser baixo, tendo em vista que como sócios, eu entraria com a parte desenvolvimento e implantação do sistema, e ele com a produção da comida.</w:t>
      </w:r>
    </w:p>
    <w:p w14:paraId="53E00D5E" w14:textId="77777777" w:rsidR="000E6A19" w:rsidRDefault="000E6A19" w:rsidP="001B7ED6">
      <w:pPr>
        <w:ind w:firstLine="360"/>
      </w:pPr>
    </w:p>
    <w:p w14:paraId="00F76521" w14:textId="0E877800" w:rsidR="000E6A19" w:rsidRPr="000E6A19" w:rsidRDefault="000E6A19" w:rsidP="000E6A19">
      <w:pPr>
        <w:pStyle w:val="PargrafodaLista"/>
        <w:numPr>
          <w:ilvl w:val="1"/>
          <w:numId w:val="1"/>
        </w:numPr>
        <w:rPr>
          <w:b/>
          <w:sz w:val="32"/>
          <w:szCs w:val="32"/>
        </w:rPr>
      </w:pPr>
      <w:r w:rsidRPr="000E6A19">
        <w:rPr>
          <w:b/>
          <w:sz w:val="32"/>
          <w:szCs w:val="32"/>
        </w:rPr>
        <w:t>Viabilidade Financeira</w:t>
      </w:r>
    </w:p>
    <w:p w14:paraId="5FBB1852" w14:textId="12B36324" w:rsidR="00B453DF" w:rsidRPr="00D80292" w:rsidRDefault="00B453DF" w:rsidP="000E6A19">
      <w:pPr>
        <w:ind w:left="360" w:firstLine="360"/>
      </w:pPr>
      <w:r>
        <w:t>Se tratando de infraestrutura, a empresa é totalmente compatível, visto que a hospedagem do servidor web para comunicação será feita através de serviços online de hospedagem, como UOL HOST</w:t>
      </w:r>
      <w:r>
        <w:rPr>
          <w:rStyle w:val="Refdenotaderodap"/>
        </w:rPr>
        <w:footnoteReference w:id="2"/>
      </w:r>
      <w:r>
        <w:t>, Locaweb</w:t>
      </w:r>
      <w:r>
        <w:rPr>
          <w:rStyle w:val="Refdenotaderodap"/>
        </w:rPr>
        <w:footnoteReference w:id="3"/>
      </w:r>
      <w:r>
        <w:t>, Hostgator</w:t>
      </w:r>
      <w:r>
        <w:rPr>
          <w:rStyle w:val="Refdenotaderodap"/>
        </w:rPr>
        <w:footnoteReference w:id="4"/>
      </w:r>
      <w:r>
        <w:t xml:space="preserve"> entre outros.</w:t>
      </w:r>
      <w:r w:rsidR="000E6A19">
        <w:t xml:space="preserve"> Para acesso a este sistema, será utilizado o próprio notebook dos sócios envolvidos, não tendo assim maiores custos para utilização do sistema.</w:t>
      </w:r>
    </w:p>
    <w:p w14:paraId="42D1D246" w14:textId="447CC3B6" w:rsidR="0054584C" w:rsidRPr="00253559" w:rsidRDefault="00A70E4B" w:rsidP="00D7243A">
      <w:pPr>
        <w:pStyle w:val="Seo1"/>
        <w:pageBreakBefore/>
        <w:numPr>
          <w:ilvl w:val="0"/>
          <w:numId w:val="1"/>
        </w:numPr>
      </w:pPr>
      <w:bookmarkStart w:id="75" w:name="_Toc411358278"/>
      <w:bookmarkStart w:id="76" w:name="_Toc296344288"/>
      <w:bookmarkStart w:id="77" w:name="_Toc422418712"/>
      <w:bookmarkEnd w:id="75"/>
      <w:bookmarkEnd w:id="76"/>
      <w:r w:rsidRPr="00253559">
        <w:lastRenderedPageBreak/>
        <w:t>SISTEMAS SIMILARES</w:t>
      </w:r>
      <w:bookmarkEnd w:id="77"/>
    </w:p>
    <w:p w14:paraId="067C962F" w14:textId="00294C1D" w:rsidR="0054584C" w:rsidRDefault="00A70E4B" w:rsidP="001B7ED6">
      <w:pPr>
        <w:pStyle w:val="Seo1"/>
        <w:numPr>
          <w:ilvl w:val="1"/>
          <w:numId w:val="1"/>
        </w:numPr>
        <w:outlineLvl w:val="1"/>
        <w:rPr>
          <w:sz w:val="28"/>
          <w:szCs w:val="28"/>
        </w:rPr>
      </w:pPr>
      <w:bookmarkStart w:id="78" w:name="_Toc422418713"/>
      <w:r w:rsidRPr="00253559">
        <w:rPr>
          <w:sz w:val="28"/>
          <w:szCs w:val="28"/>
        </w:rPr>
        <w:t>iFood</w:t>
      </w:r>
      <w:bookmarkEnd w:id="78"/>
    </w:p>
    <w:p w14:paraId="62798037" w14:textId="2C68D90A" w:rsidR="007C567C" w:rsidRDefault="00AD5AB6" w:rsidP="007C567C">
      <w:pPr>
        <w:ind w:left="360" w:firstLine="348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8BBF2A4" wp14:editId="64CC22A8">
                <wp:simplePos x="0" y="0"/>
                <wp:positionH relativeFrom="column">
                  <wp:posOffset>235585</wp:posOffset>
                </wp:positionH>
                <wp:positionV relativeFrom="paragraph">
                  <wp:posOffset>4505325</wp:posOffset>
                </wp:positionV>
                <wp:extent cx="551497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4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89926A5" w14:textId="33A56C00" w:rsidR="00D44A46" w:rsidRPr="001E632F" w:rsidRDefault="00D44A46" w:rsidP="006848A6">
                            <w:pPr>
                              <w:pStyle w:val="Legenda"/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79" w:name="_Toc422418386"/>
                            <w:r w:rsidRPr="001E632F">
                              <w:rPr>
                                <w:color w:val="auto"/>
                              </w:rPr>
                              <w:t xml:space="preserve">Figura </w:t>
                            </w:r>
                            <w:r w:rsidRPr="001E632F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1E632F">
                              <w:rPr>
                                <w:color w:val="auto"/>
                              </w:rPr>
                              <w:instrText xml:space="preserve"> SEQ Figura \* ARABIC </w:instrText>
                            </w:r>
                            <w:r w:rsidRPr="001E632F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4B0B6D">
                              <w:rPr>
                                <w:noProof/>
                                <w:color w:val="auto"/>
                              </w:rPr>
                              <w:t>1</w:t>
                            </w:r>
                            <w:r w:rsidRPr="001E632F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1E632F">
                              <w:rPr>
                                <w:color w:val="auto"/>
                              </w:rPr>
                              <w:t xml:space="preserve"> Telas do aplicativo iFood</w:t>
                            </w:r>
                            <w:bookmarkEnd w:id="7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8BBF2A4" id="_x0000_t202" coordsize="21600,21600" o:spt="202" path="m,l,21600r21600,l21600,xe">
                <v:stroke joinstyle="miter"/>
                <v:path gradientshapeok="t" o:connecttype="rect"/>
              </v:shapetype>
              <v:shape id="Caixa de texto 4" o:spid="_x0000_s1028" type="#_x0000_t202" style="position:absolute;left:0;text-align:left;margin-left:18.55pt;margin-top:354.75pt;width:434.25pt;height:.05p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" stroked="f">
                <v:textbox style="mso-fit-shape-to-text:t" inset="0,0,0,0">
                  <w:txbxContent>
                    <w:p w14:paraId="589926A5" w14:textId="33A56C00" w:rsidR="00D44A46" w:rsidRPr="001E632F" w:rsidRDefault="00D44A46" w:rsidP="006848A6">
                      <w:pPr>
                        <w:pStyle w:val="Legenda"/>
                        <w:rPr>
                          <w:noProof/>
                          <w:color w:val="auto"/>
                          <w:sz w:val="24"/>
                          <w:szCs w:val="24"/>
                        </w:rPr>
                      </w:pPr>
                      <w:bookmarkStart w:id="80" w:name="_Toc422418386"/>
                      <w:r w:rsidRPr="001E632F">
                        <w:rPr>
                          <w:color w:val="auto"/>
                        </w:rPr>
                        <w:t xml:space="preserve">Figura </w:t>
                      </w:r>
                      <w:r w:rsidRPr="001E632F">
                        <w:rPr>
                          <w:color w:val="auto"/>
                        </w:rPr>
                        <w:fldChar w:fldCharType="begin"/>
                      </w:r>
                      <w:r w:rsidRPr="001E632F">
                        <w:rPr>
                          <w:color w:val="auto"/>
                        </w:rPr>
                        <w:instrText xml:space="preserve"> SEQ Figura \* ARABIC </w:instrText>
                      </w:r>
                      <w:r w:rsidRPr="001E632F">
                        <w:rPr>
                          <w:color w:val="auto"/>
                        </w:rPr>
                        <w:fldChar w:fldCharType="separate"/>
                      </w:r>
                      <w:r w:rsidR="004B0B6D">
                        <w:rPr>
                          <w:noProof/>
                          <w:color w:val="auto"/>
                        </w:rPr>
                        <w:t>1</w:t>
                      </w:r>
                      <w:r w:rsidRPr="001E632F">
                        <w:rPr>
                          <w:color w:val="auto"/>
                        </w:rPr>
                        <w:fldChar w:fldCharType="end"/>
                      </w:r>
                      <w:r w:rsidRPr="001E632F">
                        <w:rPr>
                          <w:color w:val="auto"/>
                        </w:rPr>
                        <w:t xml:space="preserve"> Telas do aplicativo iFood</w:t>
                      </w:r>
                      <w:bookmarkEnd w:id="80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pt-BR"/>
        </w:rPr>
        <w:drawing>
          <wp:anchor distT="0" distB="0" distL="114300" distR="114300" simplePos="0" relativeHeight="251660800" behindDoc="0" locked="0" layoutInCell="1" allowOverlap="1" wp14:anchorId="13BF75D6" wp14:editId="5671BF7E">
            <wp:simplePos x="0" y="0"/>
            <wp:positionH relativeFrom="margin">
              <wp:posOffset>235585</wp:posOffset>
            </wp:positionH>
            <wp:positionV relativeFrom="paragraph">
              <wp:posOffset>1082040</wp:posOffset>
            </wp:positionV>
            <wp:extent cx="5514975" cy="3366135"/>
            <wp:effectExtent l="0" t="0" r="9525" b="5715"/>
            <wp:wrapThrough wrapText="bothSides">
              <wp:wrapPolygon edited="0">
                <wp:start x="0" y="0"/>
                <wp:lineTo x="0" y="21514"/>
                <wp:lineTo x="21563" y="21514"/>
                <wp:lineTo x="21563" y="0"/>
                <wp:lineTo x="0" y="0"/>
              </wp:wrapPolygon>
            </wp:wrapThrough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C567C" w:rsidRPr="007C567C">
        <w:t>Aplicativo</w:t>
      </w:r>
      <w:r>
        <w:t xml:space="preserve"> iFood</w:t>
      </w:r>
      <w:r w:rsidR="00F177B3">
        <w:rPr>
          <w:rStyle w:val="Refdenotaderodap"/>
        </w:rPr>
        <w:footnoteReference w:id="5"/>
      </w:r>
      <w:r>
        <w:t xml:space="preserve"> vem uma proposta parecida e alguns aspectos semelhantes</w:t>
      </w:r>
      <w:r w:rsidR="007C567C" w:rsidRPr="007C567C">
        <w:t>, conta com opções de localização do estabelecimento automaticamente de acordo com a localização atual usuário, disponibiliza também o cadastro de vários endereços pelo cliente.</w:t>
      </w:r>
    </w:p>
    <w:p w14:paraId="56675EF6" w14:textId="728DD117" w:rsidR="006848A6" w:rsidRPr="00253559" w:rsidRDefault="006848A6" w:rsidP="007C567C">
      <w:pPr>
        <w:ind w:left="360" w:firstLine="348"/>
      </w:pPr>
    </w:p>
    <w:p w14:paraId="040408DE" w14:textId="4968E1C7" w:rsidR="000B58AA" w:rsidRPr="00253559" w:rsidRDefault="000B58AA" w:rsidP="00D619BB">
      <w:pPr>
        <w:pStyle w:val="Seo1"/>
        <w:pageBreakBefore/>
        <w:numPr>
          <w:ilvl w:val="0"/>
          <w:numId w:val="1"/>
        </w:numPr>
      </w:pPr>
      <w:bookmarkStart w:id="81" w:name="_Toc422418714"/>
      <w:r>
        <w:lastRenderedPageBreak/>
        <w:t>ENGENHARIA DE REQUISITOS</w:t>
      </w:r>
      <w:bookmarkEnd w:id="81"/>
    </w:p>
    <w:p w14:paraId="09EDDF3B" w14:textId="62693657" w:rsidR="005430CA" w:rsidRDefault="005430CA" w:rsidP="005430CA">
      <w:pPr>
        <w:ind w:firstLine="360"/>
        <w:rPr>
          <w:bCs/>
        </w:rPr>
      </w:pPr>
      <w:r w:rsidRPr="005430CA">
        <w:t xml:space="preserve">Segundo PRESSMAN (1995) </w:t>
      </w:r>
      <w:r w:rsidR="004F184B">
        <w:t>a engenharia de requisitos, está</w:t>
      </w:r>
      <w:r w:rsidRPr="005430CA">
        <w:t xml:space="preserve"> relacionada com concepção, levantamento, negociação, elaboração, especificação e a validação</w:t>
      </w:r>
      <w:r w:rsidR="00EA3FF5">
        <w:t xml:space="preserve"> das funcionalidades do sistema</w:t>
      </w:r>
      <w:r w:rsidRPr="005430CA">
        <w:t>. Nos proporciona o conhecimento daquilo que o cliente necessita para seu software, para as necessidades do seus funcionamento.</w:t>
      </w:r>
    </w:p>
    <w:p w14:paraId="59289C83" w14:textId="09C2A2CF" w:rsidR="00AF10E8" w:rsidRDefault="00146B81" w:rsidP="0087513D">
      <w:pPr>
        <w:pStyle w:val="Seo1"/>
        <w:numPr>
          <w:ilvl w:val="1"/>
          <w:numId w:val="1"/>
        </w:numPr>
        <w:rPr>
          <w:bCs w:val="0"/>
        </w:rPr>
      </w:pPr>
      <w:bookmarkStart w:id="82" w:name="_Toc422418715"/>
      <w:r>
        <w:rPr>
          <w:bCs w:val="0"/>
        </w:rPr>
        <w:t>REQUISITOS FUNCIONAIS</w:t>
      </w:r>
      <w:bookmarkEnd w:id="82"/>
    </w:p>
    <w:p w14:paraId="642470CF" w14:textId="54A2F26F" w:rsidR="0087513D" w:rsidRDefault="0087513D" w:rsidP="0087513D">
      <w:pPr>
        <w:ind w:left="360" w:firstLine="348"/>
      </w:pPr>
      <w:r w:rsidRPr="0087513D">
        <w:t>O projeto é integrado por dois sistemas, para administração está o sistema web, gerenciando os dados como produtos, funcionários, usuários e permissões, controle de pedidos e entregas, assim como o cadastramento de todos os produtos e categorias do cardápio que estará disponível para acesso pelo cliente do aplicativo.</w:t>
      </w:r>
    </w:p>
    <w:p w14:paraId="6BB1C0E3" w14:textId="77777777" w:rsidR="00587086" w:rsidRDefault="00587086" w:rsidP="0087513D">
      <w:pPr>
        <w:ind w:left="360" w:firstLine="348"/>
      </w:pPr>
    </w:p>
    <w:p w14:paraId="2BA75F37" w14:textId="79C34962" w:rsidR="0090015D" w:rsidRDefault="0090015D" w:rsidP="0090015D">
      <w:pPr>
        <w:pStyle w:val="PargrafodaLista"/>
        <w:numPr>
          <w:ilvl w:val="2"/>
          <w:numId w:val="1"/>
        </w:numPr>
        <w:rPr>
          <w:rFonts w:ascii="Arial" w:hAnsi="Arial" w:cs="Arial"/>
          <w:b/>
          <w:sz w:val="28"/>
          <w:szCs w:val="28"/>
        </w:rPr>
      </w:pPr>
      <w:r w:rsidRPr="00587086">
        <w:rPr>
          <w:rFonts w:ascii="Arial" w:hAnsi="Arial" w:cs="Arial"/>
          <w:b/>
          <w:sz w:val="28"/>
          <w:szCs w:val="28"/>
        </w:rPr>
        <w:t>Sistema Web</w:t>
      </w:r>
    </w:p>
    <w:p w14:paraId="1D41B649" w14:textId="158D3014" w:rsidR="00587086" w:rsidRDefault="00183265" w:rsidP="00183265">
      <w:pPr>
        <w:ind w:left="708" w:firstLine="516"/>
      </w:pPr>
      <w:r w:rsidRPr="00183265">
        <w:t xml:space="preserve">RF01 – </w:t>
      </w:r>
      <w:r w:rsidRPr="00183265">
        <w:rPr>
          <w:b/>
        </w:rPr>
        <w:t>Gerenciamento de usuários</w:t>
      </w:r>
      <w:r w:rsidRPr="00183265">
        <w:t xml:space="preserve"> – Cadastro, alteração e exclusão de usuários do estabelecimento e definição de permissões.</w:t>
      </w:r>
    </w:p>
    <w:p w14:paraId="2FE7B876" w14:textId="77777777" w:rsidR="00183265" w:rsidRDefault="00183265" w:rsidP="00183265">
      <w:pPr>
        <w:ind w:left="708" w:firstLine="516"/>
      </w:pPr>
    </w:p>
    <w:p w14:paraId="3C26699C" w14:textId="56E525CB" w:rsidR="00183265" w:rsidRDefault="00183265" w:rsidP="00183265">
      <w:pPr>
        <w:ind w:left="708" w:firstLine="516"/>
      </w:pPr>
      <w:r w:rsidRPr="00183265">
        <w:t xml:space="preserve">RF02 – </w:t>
      </w:r>
      <w:r w:rsidRPr="00E744AC">
        <w:rPr>
          <w:b/>
        </w:rPr>
        <w:t>Gerenciamento de categorias</w:t>
      </w:r>
      <w:r w:rsidRPr="00183265">
        <w:t xml:space="preserve"> – A categorização dos produtos é feita pelo gerente no cadastramento das informações que serão disponibilizadas no aplicativo.</w:t>
      </w:r>
    </w:p>
    <w:p w14:paraId="2A631AFB" w14:textId="77777777" w:rsidR="00E744AC" w:rsidRDefault="00E744AC" w:rsidP="00183265">
      <w:pPr>
        <w:ind w:left="708" w:firstLine="516"/>
      </w:pPr>
    </w:p>
    <w:p w14:paraId="370ED16C" w14:textId="588FC8D8" w:rsidR="00E744AC" w:rsidRDefault="00E744AC" w:rsidP="00183265">
      <w:pPr>
        <w:ind w:left="708" w:firstLine="516"/>
      </w:pPr>
      <w:r w:rsidRPr="00E744AC">
        <w:t xml:space="preserve">RF03 – </w:t>
      </w:r>
      <w:r w:rsidRPr="00E744AC">
        <w:rPr>
          <w:b/>
        </w:rPr>
        <w:t>Gerenciamento de produtos</w:t>
      </w:r>
      <w:r w:rsidRPr="00E744AC">
        <w:t xml:space="preserve"> – Todos os produtos do sistema são manipulados pelo gerente, sendo separados por categoria.</w:t>
      </w:r>
    </w:p>
    <w:p w14:paraId="6E8A44CA" w14:textId="77777777" w:rsidR="001B46F8" w:rsidRDefault="001B46F8" w:rsidP="00183265">
      <w:pPr>
        <w:ind w:left="708" w:firstLine="516"/>
      </w:pPr>
    </w:p>
    <w:p w14:paraId="497DF6AA" w14:textId="6EA2139F" w:rsidR="001B46F8" w:rsidRDefault="001B46F8" w:rsidP="00183265">
      <w:pPr>
        <w:ind w:left="708" w:firstLine="516"/>
      </w:pPr>
      <w:r w:rsidRPr="001B46F8">
        <w:t xml:space="preserve">RF04 – </w:t>
      </w:r>
      <w:r w:rsidRPr="002D69DC">
        <w:rPr>
          <w:b/>
        </w:rPr>
        <w:t>Gerenciamento de Itens</w:t>
      </w:r>
      <w:r w:rsidRPr="001B46F8">
        <w:t xml:space="preserve"> – Estes são os ingredientes que compõem o produto como um todo, estes itens são cadastrados com nome e quantidade utilizada no produto, podendo ser adicionado ou removido ao produto na hora do pedido.</w:t>
      </w:r>
    </w:p>
    <w:p w14:paraId="415B8655" w14:textId="77777777" w:rsidR="00B36454" w:rsidRDefault="00B36454" w:rsidP="00183265">
      <w:pPr>
        <w:ind w:left="708" w:firstLine="516"/>
      </w:pPr>
    </w:p>
    <w:p w14:paraId="6F3D3F78" w14:textId="3CD96500" w:rsidR="00B36454" w:rsidRDefault="00B36454" w:rsidP="00183265">
      <w:pPr>
        <w:ind w:left="708" w:firstLine="516"/>
      </w:pPr>
      <w:r w:rsidRPr="00B36454">
        <w:t xml:space="preserve">RF05 – </w:t>
      </w:r>
      <w:r w:rsidRPr="00B36454">
        <w:rPr>
          <w:b/>
        </w:rPr>
        <w:t>Gerenciamento de clientes</w:t>
      </w:r>
      <w:r w:rsidRPr="00B36454">
        <w:t xml:space="preserve"> – Visualização e alteração de clientes que se cadastraram pelo aplicativo.</w:t>
      </w:r>
    </w:p>
    <w:p w14:paraId="7B048D15" w14:textId="77777777" w:rsidR="00B36454" w:rsidRDefault="00B36454" w:rsidP="00183265">
      <w:pPr>
        <w:ind w:left="708" w:firstLine="516"/>
      </w:pPr>
    </w:p>
    <w:p w14:paraId="78A567E5" w14:textId="1822463E" w:rsidR="00B36454" w:rsidRDefault="00B36454" w:rsidP="00183265">
      <w:pPr>
        <w:ind w:left="708" w:firstLine="516"/>
      </w:pPr>
      <w:r w:rsidRPr="00B36454">
        <w:t xml:space="preserve">RF06 – </w:t>
      </w:r>
      <w:r w:rsidRPr="00BB2C77">
        <w:rPr>
          <w:b/>
        </w:rPr>
        <w:t>Gerenciamento de pedidos</w:t>
      </w:r>
      <w:r w:rsidRPr="00B36454">
        <w:t xml:space="preserve"> – Visualização e controle dos pedidos realizados pelo aplicativo. Os pedidos podem ser marcados como concluído ou entregue, armazenando informações de tempo de produção e entrega para obtenção de relatórios posteriormente.</w:t>
      </w:r>
    </w:p>
    <w:p w14:paraId="35E8E0E3" w14:textId="77777777" w:rsidR="002F224F" w:rsidRDefault="002F224F" w:rsidP="00183265">
      <w:pPr>
        <w:ind w:left="708" w:firstLine="516"/>
      </w:pPr>
    </w:p>
    <w:p w14:paraId="5FF650CC" w14:textId="391DF067" w:rsidR="009326E8" w:rsidRDefault="002F224F" w:rsidP="006D10FF">
      <w:pPr>
        <w:ind w:left="708" w:firstLine="516"/>
      </w:pPr>
      <w:r w:rsidRPr="002F224F">
        <w:t xml:space="preserve">RF07 – </w:t>
      </w:r>
      <w:r w:rsidRPr="009326E8">
        <w:rPr>
          <w:b/>
        </w:rPr>
        <w:t>Sistema de rota</w:t>
      </w:r>
      <w:r w:rsidRPr="002F224F">
        <w:t xml:space="preserve"> – É mostrado nos detalhes do pedido num mapa com a localização do cliente e rota para entrega auxiliando o entregador na procura pelo endereço fornecido.</w:t>
      </w:r>
    </w:p>
    <w:p w14:paraId="647A1FE4" w14:textId="77777777" w:rsidR="00183265" w:rsidRPr="00183265" w:rsidRDefault="00183265" w:rsidP="00183265">
      <w:pPr>
        <w:ind w:left="708" w:firstLine="516"/>
      </w:pPr>
    </w:p>
    <w:p w14:paraId="1C54BC2A" w14:textId="53E3224C" w:rsidR="0090015D" w:rsidRDefault="0090015D" w:rsidP="0090015D">
      <w:pPr>
        <w:pStyle w:val="PargrafodaLista"/>
        <w:numPr>
          <w:ilvl w:val="2"/>
          <w:numId w:val="1"/>
        </w:numPr>
        <w:rPr>
          <w:rFonts w:ascii="Arial" w:hAnsi="Arial" w:cs="Arial"/>
          <w:b/>
          <w:sz w:val="28"/>
          <w:szCs w:val="28"/>
        </w:rPr>
      </w:pPr>
      <w:r w:rsidRPr="00587086">
        <w:rPr>
          <w:rFonts w:ascii="Arial" w:hAnsi="Arial" w:cs="Arial"/>
          <w:b/>
          <w:sz w:val="28"/>
          <w:szCs w:val="28"/>
        </w:rPr>
        <w:t>Sistema Mobile</w:t>
      </w:r>
    </w:p>
    <w:p w14:paraId="428AE430" w14:textId="0AA46654" w:rsidR="009326E8" w:rsidRDefault="009326E8" w:rsidP="009326E8">
      <w:pPr>
        <w:ind w:left="720" w:firstLine="504"/>
        <w:rPr>
          <w:rFonts w:cs="Arial"/>
        </w:rPr>
      </w:pPr>
      <w:r w:rsidRPr="009326E8">
        <w:rPr>
          <w:rFonts w:cs="Arial"/>
        </w:rPr>
        <w:t xml:space="preserve">RF01 – </w:t>
      </w:r>
      <w:r w:rsidRPr="009326E8">
        <w:rPr>
          <w:rFonts w:cs="Arial"/>
          <w:b/>
        </w:rPr>
        <w:t>Personalização do pedido</w:t>
      </w:r>
      <w:r w:rsidRPr="009326E8">
        <w:rPr>
          <w:rFonts w:cs="Arial"/>
        </w:rPr>
        <w:t xml:space="preserve"> – Após a escolha do produto, o cliente pode personalizá-lo escolhendo quais itens deseja adicionar ao seu produto.</w:t>
      </w:r>
    </w:p>
    <w:p w14:paraId="165CD811" w14:textId="77777777" w:rsidR="00C464CB" w:rsidRDefault="00C464CB" w:rsidP="009326E8">
      <w:pPr>
        <w:ind w:left="720" w:firstLine="504"/>
        <w:rPr>
          <w:rFonts w:cs="Arial"/>
        </w:rPr>
      </w:pPr>
    </w:p>
    <w:p w14:paraId="2E66A8AD" w14:textId="1A9EB27E" w:rsidR="00C464CB" w:rsidRDefault="00C464CB" w:rsidP="009326E8">
      <w:pPr>
        <w:ind w:left="720" w:firstLine="504"/>
        <w:rPr>
          <w:rFonts w:cs="Arial"/>
        </w:rPr>
      </w:pPr>
      <w:r w:rsidRPr="00C464CB">
        <w:rPr>
          <w:rFonts w:cs="Arial"/>
        </w:rPr>
        <w:t xml:space="preserve">RF02 – </w:t>
      </w:r>
      <w:r w:rsidRPr="007056ED">
        <w:rPr>
          <w:rFonts w:cs="Arial"/>
          <w:b/>
        </w:rPr>
        <w:t>Identificação do cliente</w:t>
      </w:r>
      <w:r w:rsidRPr="00C464CB">
        <w:rPr>
          <w:rFonts w:cs="Arial"/>
        </w:rPr>
        <w:t xml:space="preserve"> – Geolocalização e mapeamento ajudam na localização e identificação do cliente para tornar a entrega mais fácil e rápida.</w:t>
      </w:r>
    </w:p>
    <w:p w14:paraId="4F122BD9" w14:textId="77777777" w:rsidR="00CC66AA" w:rsidRDefault="00CC66AA" w:rsidP="009326E8">
      <w:pPr>
        <w:ind w:left="720" w:firstLine="504"/>
        <w:rPr>
          <w:rFonts w:cs="Arial"/>
        </w:rPr>
      </w:pPr>
    </w:p>
    <w:p w14:paraId="0728F07D" w14:textId="69331DB4" w:rsidR="00CC66AA" w:rsidRDefault="00CC66AA" w:rsidP="009326E8">
      <w:pPr>
        <w:ind w:left="720" w:firstLine="504"/>
        <w:rPr>
          <w:rFonts w:cs="Arial"/>
        </w:rPr>
      </w:pPr>
      <w:r w:rsidRPr="00CC66AA">
        <w:rPr>
          <w:rFonts w:cs="Arial"/>
        </w:rPr>
        <w:t xml:space="preserve">RF03 – </w:t>
      </w:r>
      <w:r w:rsidRPr="00CC66AA">
        <w:rPr>
          <w:rFonts w:cs="Arial"/>
          <w:b/>
        </w:rPr>
        <w:t>Modificação do endereço</w:t>
      </w:r>
      <w:r w:rsidRPr="00CC66AA">
        <w:rPr>
          <w:rFonts w:cs="Arial"/>
        </w:rPr>
        <w:t xml:space="preserve"> – Após concluir o pedido, o cliente tem a opção de alterar o endereço para entrega, tor</w:t>
      </w:r>
      <w:r>
        <w:rPr>
          <w:rFonts w:cs="Arial"/>
        </w:rPr>
        <w:t xml:space="preserve">nando possível a entrega em um </w:t>
      </w:r>
      <w:r w:rsidRPr="00CC66AA">
        <w:rPr>
          <w:rFonts w:cs="Arial"/>
        </w:rPr>
        <w:t>endereço diferente do qual o cliente se encontra no momento.</w:t>
      </w:r>
    </w:p>
    <w:p w14:paraId="4EC14E57" w14:textId="77777777" w:rsidR="000F312D" w:rsidRDefault="000F312D" w:rsidP="009326E8">
      <w:pPr>
        <w:ind w:left="720" w:firstLine="504"/>
        <w:rPr>
          <w:rFonts w:cs="Arial"/>
        </w:rPr>
      </w:pPr>
    </w:p>
    <w:p w14:paraId="68E733BF" w14:textId="6CB722B9" w:rsidR="000F312D" w:rsidRDefault="000F312D" w:rsidP="009326E8">
      <w:pPr>
        <w:ind w:left="720" w:firstLine="504"/>
        <w:rPr>
          <w:rFonts w:cs="Arial"/>
        </w:rPr>
      </w:pPr>
      <w:r w:rsidRPr="000F312D">
        <w:rPr>
          <w:rFonts w:cs="Arial"/>
        </w:rPr>
        <w:t xml:space="preserve">RF04 – </w:t>
      </w:r>
      <w:r w:rsidRPr="000F312D">
        <w:rPr>
          <w:rFonts w:cs="Arial"/>
          <w:b/>
        </w:rPr>
        <w:t>Acompanhamento do pedido</w:t>
      </w:r>
      <w:r w:rsidRPr="000F312D">
        <w:rPr>
          <w:rFonts w:cs="Arial"/>
        </w:rPr>
        <w:t xml:space="preserve"> – Depois de finalizar o pedido, o cliente ainda pode acompanhar o status do pedido, sendo atualizado de acordo como é modificado no sistema da empresa, gerando um aviso na barra notificação do Smartphone quando seu pedido estiver pronto e sair para entrega.</w:t>
      </w:r>
    </w:p>
    <w:p w14:paraId="48BBFEA7" w14:textId="77777777" w:rsidR="000F312D" w:rsidRDefault="000F312D" w:rsidP="009326E8">
      <w:pPr>
        <w:ind w:left="720" w:firstLine="504"/>
        <w:rPr>
          <w:rFonts w:cs="Arial"/>
        </w:rPr>
      </w:pPr>
    </w:p>
    <w:p w14:paraId="6F2538C9" w14:textId="01E4BD5D" w:rsidR="000F312D" w:rsidRDefault="000F312D" w:rsidP="009326E8">
      <w:pPr>
        <w:ind w:left="720" w:firstLine="504"/>
        <w:rPr>
          <w:rFonts w:cs="Arial"/>
        </w:rPr>
      </w:pPr>
      <w:r w:rsidRPr="000F312D">
        <w:rPr>
          <w:rFonts w:cs="Arial"/>
        </w:rPr>
        <w:t xml:space="preserve">RF05 – </w:t>
      </w:r>
      <w:r w:rsidRPr="007B5C2B">
        <w:rPr>
          <w:rFonts w:cs="Arial"/>
          <w:b/>
        </w:rPr>
        <w:t>Favoritos</w:t>
      </w:r>
      <w:r w:rsidRPr="000F312D">
        <w:rPr>
          <w:rFonts w:cs="Arial"/>
        </w:rPr>
        <w:t xml:space="preserve"> – Permite ao cliente adicionar produtos a uma lista de favoritos para posteriormente encontrá-lo ou refazer o pedido mais facilmente.</w:t>
      </w:r>
    </w:p>
    <w:p w14:paraId="10CFE5C4" w14:textId="77777777" w:rsidR="004B0673" w:rsidRDefault="004B0673" w:rsidP="009326E8">
      <w:pPr>
        <w:ind w:left="720" w:firstLine="504"/>
        <w:rPr>
          <w:rFonts w:cs="Arial"/>
        </w:rPr>
      </w:pPr>
    </w:p>
    <w:p w14:paraId="12AE4FAC" w14:textId="58909E71" w:rsidR="004B0673" w:rsidRDefault="004B0673" w:rsidP="009326E8">
      <w:pPr>
        <w:ind w:left="720" w:firstLine="504"/>
        <w:rPr>
          <w:rFonts w:cs="Arial"/>
        </w:rPr>
      </w:pPr>
      <w:r w:rsidRPr="004B0673">
        <w:rPr>
          <w:rFonts w:cs="Arial"/>
        </w:rPr>
        <w:t xml:space="preserve">RF06 – </w:t>
      </w:r>
      <w:r w:rsidRPr="004B0673">
        <w:rPr>
          <w:rFonts w:cs="Arial"/>
          <w:b/>
        </w:rPr>
        <w:t>Classificação</w:t>
      </w:r>
      <w:r w:rsidRPr="004B0673">
        <w:rPr>
          <w:rFonts w:cs="Arial"/>
        </w:rPr>
        <w:t xml:space="preserve"> – Recurso disponível para classificação do produto recebido, fornecendo assim informações tanto para outros usuários do </w:t>
      </w:r>
      <w:r w:rsidRPr="004B0673">
        <w:rPr>
          <w:rFonts w:cs="Arial"/>
        </w:rPr>
        <w:lastRenderedPageBreak/>
        <w:t>aplicativo, quanto para o proprietário do estabelecimento sobre a qualidade dos produtos.</w:t>
      </w:r>
    </w:p>
    <w:p w14:paraId="1DFF28B4" w14:textId="77777777" w:rsidR="00237691" w:rsidRDefault="00237691" w:rsidP="009326E8">
      <w:pPr>
        <w:ind w:left="720" w:firstLine="504"/>
        <w:rPr>
          <w:rFonts w:cs="Arial"/>
        </w:rPr>
      </w:pPr>
    </w:p>
    <w:p w14:paraId="6A2F4CCC" w14:textId="77777777" w:rsidR="00237691" w:rsidRPr="009326E8" w:rsidRDefault="00237691" w:rsidP="00237691">
      <w:pPr>
        <w:ind w:left="720" w:firstLine="504"/>
        <w:rPr>
          <w:rFonts w:cs="Arial"/>
        </w:rPr>
      </w:pPr>
      <w:r w:rsidRPr="004D70E2">
        <w:rPr>
          <w:rFonts w:cs="Arial"/>
        </w:rPr>
        <w:t xml:space="preserve">RF07 – </w:t>
      </w:r>
      <w:r w:rsidRPr="004D70E2">
        <w:rPr>
          <w:rFonts w:cs="Arial"/>
          <w:b/>
        </w:rPr>
        <w:t>Cadastramento de informações</w:t>
      </w:r>
      <w:r w:rsidRPr="004D70E2">
        <w:rPr>
          <w:rFonts w:cs="Arial"/>
        </w:rPr>
        <w:t xml:space="preserve"> – O usuário pode se cadastrar no aplicativo para manter informações sobre seus pedidos e preferência e possivelmente importar tais dados para outro celular caso venha a trocar.</w:t>
      </w:r>
    </w:p>
    <w:p w14:paraId="1E48CEB9" w14:textId="77777777" w:rsidR="00237691" w:rsidRDefault="00237691" w:rsidP="009326E8">
      <w:pPr>
        <w:ind w:left="720" w:firstLine="504"/>
        <w:rPr>
          <w:rFonts w:cs="Arial"/>
        </w:rPr>
      </w:pPr>
    </w:p>
    <w:p w14:paraId="5C2CB355" w14:textId="4E4FF588" w:rsidR="0087513D" w:rsidRDefault="00146B81" w:rsidP="0087513D">
      <w:pPr>
        <w:pStyle w:val="Seo1"/>
        <w:numPr>
          <w:ilvl w:val="1"/>
          <w:numId w:val="1"/>
        </w:numPr>
        <w:rPr>
          <w:bCs w:val="0"/>
        </w:rPr>
      </w:pPr>
      <w:bookmarkStart w:id="83" w:name="_Toc422418716"/>
      <w:r>
        <w:rPr>
          <w:bCs w:val="0"/>
        </w:rPr>
        <w:t>REQUISITOS NÃO FUNCIONAIS</w:t>
      </w:r>
      <w:bookmarkEnd w:id="83"/>
    </w:p>
    <w:p w14:paraId="0A41068D" w14:textId="1AA8D477" w:rsidR="0054584C" w:rsidRDefault="00A70E4B" w:rsidP="00240B21">
      <w:pPr>
        <w:ind w:left="360" w:firstLine="348"/>
      </w:pPr>
      <w:r w:rsidRPr="00253559">
        <w:t xml:space="preserve">NF01 – </w:t>
      </w:r>
      <w:r w:rsidRPr="0084489D">
        <w:rPr>
          <w:b/>
        </w:rPr>
        <w:t>Usabilidade</w:t>
      </w:r>
      <w:r w:rsidRPr="00253559">
        <w:t xml:space="preserve"> – Os dois sistema</w:t>
      </w:r>
      <w:r w:rsidR="001C1E2B">
        <w:t>s</w:t>
      </w:r>
      <w:r w:rsidRPr="00253559">
        <w:t>, Web e Mobile foram pensados e desenvolvidos para proporcionar a melhor experiência para os usuários. Com interface leve e de fácil entendimento todas as tarefas do necessárias são desenvolvidas sem dificuldades.</w:t>
      </w:r>
    </w:p>
    <w:p w14:paraId="2FFF7AF5" w14:textId="77777777" w:rsidR="00240B21" w:rsidRPr="00253559" w:rsidRDefault="00240B21" w:rsidP="00240B21"/>
    <w:p w14:paraId="7BA51367" w14:textId="7E92DDD2" w:rsidR="0054584C" w:rsidRDefault="00A70E4B" w:rsidP="00240B21">
      <w:pPr>
        <w:ind w:left="360" w:firstLine="348"/>
      </w:pPr>
      <w:r w:rsidRPr="00253559">
        <w:t xml:space="preserve">RNF02 – </w:t>
      </w:r>
      <w:r w:rsidRPr="0084489D">
        <w:rPr>
          <w:b/>
        </w:rPr>
        <w:t>Segurança</w:t>
      </w:r>
      <w:r w:rsidRPr="00253559">
        <w:t xml:space="preserve"> – </w:t>
      </w:r>
      <w:r w:rsidR="00EE053D" w:rsidRPr="00253559">
        <w:t>O sigilo dos seus dados é</w:t>
      </w:r>
      <w:r w:rsidRPr="00253559">
        <w:t xml:space="preserve"> garantido com as mais novas tecnologias de transferência de dados de forma criptografadas proporcionando mais segurança na utilização do software.</w:t>
      </w:r>
    </w:p>
    <w:p w14:paraId="771CD5A7" w14:textId="77777777" w:rsidR="00240B21" w:rsidRPr="00253559" w:rsidRDefault="00240B21" w:rsidP="00240B21"/>
    <w:p w14:paraId="06E661DD" w14:textId="1FA96AB8" w:rsidR="0054584C" w:rsidRDefault="00A70E4B" w:rsidP="00240B21">
      <w:pPr>
        <w:ind w:left="360" w:firstLine="348"/>
      </w:pPr>
      <w:r w:rsidRPr="00253559">
        <w:t xml:space="preserve">RNF03 – </w:t>
      </w:r>
      <w:r w:rsidRPr="0084489D">
        <w:rPr>
          <w:b/>
        </w:rPr>
        <w:t>Portabilidade</w:t>
      </w:r>
      <w:r w:rsidRPr="00253559">
        <w:t xml:space="preserve"> – Os dois sistemas são desenvolvidos para plataformas portáteis. O sistema web, pode ser acessa de qualquer dispositivo que tenha um navegador e acesso </w:t>
      </w:r>
      <w:r w:rsidR="00EE053D" w:rsidRPr="00253559">
        <w:t>à</w:t>
      </w:r>
      <w:r w:rsidRPr="00253559">
        <w:t xml:space="preserve"> internet. O siste</w:t>
      </w:r>
      <w:r w:rsidR="00776C64">
        <w:t>ma Mobile também pode ser acessado</w:t>
      </w:r>
      <w:r w:rsidRPr="00253559">
        <w:t xml:space="preserve"> com o celular de qualquer local com acesso à internet.</w:t>
      </w:r>
    </w:p>
    <w:p w14:paraId="283D60E7" w14:textId="77777777" w:rsidR="00240B21" w:rsidRPr="00253559" w:rsidRDefault="00240B21" w:rsidP="00240B21"/>
    <w:p w14:paraId="4F45101C" w14:textId="1EC979F7" w:rsidR="0054584C" w:rsidRDefault="00A70E4B" w:rsidP="00240B21">
      <w:pPr>
        <w:ind w:left="360" w:firstLine="348"/>
      </w:pPr>
      <w:r w:rsidRPr="00253559">
        <w:t xml:space="preserve">RNF04 – </w:t>
      </w:r>
      <w:bookmarkStart w:id="84" w:name="__DdeLink__1032_166869083"/>
      <w:r w:rsidRPr="0084489D">
        <w:rPr>
          <w:b/>
        </w:rPr>
        <w:t>Manutenibilidade</w:t>
      </w:r>
      <w:bookmarkEnd w:id="84"/>
      <w:r w:rsidRPr="00253559">
        <w:t xml:space="preserve"> – O padrão de projeto MVC (Model View Controller) utilizado para todo o desenvolvimento do sistema, tem um como uns dos objetivos melhorar </w:t>
      </w:r>
      <w:r w:rsidR="00EE053D" w:rsidRPr="00253559">
        <w:t xml:space="preserve">a </w:t>
      </w:r>
      <w:r w:rsidR="00BB5409">
        <w:t>m</w:t>
      </w:r>
      <w:r w:rsidR="00BB5409" w:rsidRPr="00BB5409">
        <w:t>anutenibilidade</w:t>
      </w:r>
      <w:r w:rsidRPr="00253559">
        <w:t>, melhorando a adição de cursos futuros sem grades esforços e grande reutilização de recursos já pré-programados.</w:t>
      </w:r>
    </w:p>
    <w:p w14:paraId="46AE3BDC" w14:textId="1EFB89FB" w:rsidR="001F3FF5" w:rsidRPr="001F3FF5" w:rsidRDefault="00DD07E2" w:rsidP="008A041D">
      <w:pPr>
        <w:pStyle w:val="Seo1"/>
        <w:numPr>
          <w:ilvl w:val="1"/>
          <w:numId w:val="1"/>
        </w:numPr>
        <w:outlineLvl w:val="9"/>
        <w:rPr>
          <w:b w:val="0"/>
          <w:bCs w:val="0"/>
          <w:sz w:val="24"/>
          <w:szCs w:val="24"/>
        </w:rPr>
      </w:pPr>
      <w:bookmarkStart w:id="85" w:name="_Toc422418717"/>
      <w:r>
        <w:rPr>
          <w:sz w:val="28"/>
          <w:szCs w:val="28"/>
        </w:rPr>
        <w:t>ESCOPO NÃO CONTEMPLADO</w:t>
      </w:r>
      <w:bookmarkEnd w:id="85"/>
    </w:p>
    <w:p w14:paraId="22638D03" w14:textId="253B415D" w:rsidR="0054584C" w:rsidRDefault="00A70E4B" w:rsidP="00F45677">
      <w:pPr>
        <w:ind w:left="360" w:firstLine="348"/>
      </w:pPr>
      <w:commentRangeStart w:id="86"/>
      <w:r w:rsidRPr="00A7223C">
        <w:rPr>
          <w:b/>
        </w:rPr>
        <w:t>Controle de caixa</w:t>
      </w:r>
      <w:r w:rsidRPr="001F3FF5">
        <w:t xml:space="preserve"> – O sistema tem como objetivo controlar apenas os pedidos e entregas dos produtos, não fazendo assim o controle de caixa para a empresa.</w:t>
      </w:r>
    </w:p>
    <w:p w14:paraId="50C1439F" w14:textId="77777777" w:rsidR="00F45677" w:rsidRPr="001F3FF5" w:rsidRDefault="00F45677" w:rsidP="00F45677"/>
    <w:p w14:paraId="6025810F" w14:textId="77777777" w:rsidR="0054584C" w:rsidRDefault="00A70E4B" w:rsidP="00F45677">
      <w:pPr>
        <w:ind w:left="360" w:firstLine="348"/>
        <w:rPr>
          <w:bCs/>
        </w:rPr>
      </w:pPr>
      <w:r w:rsidRPr="00F45677">
        <w:rPr>
          <w:b/>
        </w:rPr>
        <w:lastRenderedPageBreak/>
        <w:t>Controle de estoque</w:t>
      </w:r>
      <w:r w:rsidRPr="00F45677">
        <w:rPr>
          <w:bCs/>
        </w:rPr>
        <w:t xml:space="preserve"> – Tendo como objetivo o gerenciamento dos pedidos e entregas a serem feitas, o sistema não faz o controle do estoque, porém o futuro desenvolvimento de um módulo para estoque é viável.</w:t>
      </w:r>
      <w:commentRangeEnd w:id="86"/>
      <w:r w:rsidR="00C27336" w:rsidRPr="00F45677">
        <w:rPr>
          <w:rStyle w:val="Refdecomentrio"/>
          <w:bCs/>
        </w:rPr>
        <w:commentReference w:id="86"/>
      </w:r>
    </w:p>
    <w:p w14:paraId="2DE6A3C3" w14:textId="77777777" w:rsidR="00BF4311" w:rsidRDefault="00BF4311" w:rsidP="00F45677">
      <w:pPr>
        <w:ind w:left="360" w:firstLine="348"/>
        <w:rPr>
          <w:bCs/>
        </w:rPr>
      </w:pPr>
    </w:p>
    <w:p w14:paraId="4F747409" w14:textId="592CD23B" w:rsidR="00480433" w:rsidRPr="00BF4311" w:rsidRDefault="00480433" w:rsidP="00F45677">
      <w:pPr>
        <w:ind w:left="360" w:firstLine="348"/>
        <w:rPr>
          <w:bCs/>
        </w:rPr>
      </w:pPr>
      <w:r>
        <w:rPr>
          <w:b/>
        </w:rPr>
        <w:t>Controle interno de pedidos</w:t>
      </w:r>
      <w:r w:rsidR="00BF4311">
        <w:t xml:space="preserve"> – Este software não é utilizado para o gerenciamento dos pedidos nas mesas do estabelecimento, ou seja não é utilizado pelo garçons.</w:t>
      </w:r>
    </w:p>
    <w:p w14:paraId="7AA37E95" w14:textId="7B2D2DB2" w:rsidR="002F4E67" w:rsidRDefault="002F4E67" w:rsidP="00B9287B">
      <w:pPr>
        <w:pStyle w:val="Seo1"/>
        <w:outlineLvl w:val="9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br w:type="page"/>
      </w:r>
    </w:p>
    <w:p w14:paraId="5CAC77C7" w14:textId="77777777" w:rsidR="0017680C" w:rsidRDefault="00A70E4B" w:rsidP="0017680C">
      <w:pPr>
        <w:pStyle w:val="Seo1"/>
        <w:numPr>
          <w:ilvl w:val="0"/>
          <w:numId w:val="1"/>
        </w:numPr>
      </w:pPr>
      <w:bookmarkStart w:id="87" w:name="_Toc422418718"/>
      <w:r w:rsidRPr="00253559">
        <w:lastRenderedPageBreak/>
        <w:t>TECNOLOGIAS UTILIZADAS</w:t>
      </w:r>
      <w:bookmarkEnd w:id="87"/>
    </w:p>
    <w:p w14:paraId="3C546C12" w14:textId="5F7BE256" w:rsidR="0054584C" w:rsidRPr="0017680C" w:rsidRDefault="00A70E4B" w:rsidP="0017680C">
      <w:pPr>
        <w:pStyle w:val="Seo1"/>
        <w:numPr>
          <w:ilvl w:val="1"/>
          <w:numId w:val="1"/>
        </w:numPr>
      </w:pPr>
      <w:bookmarkStart w:id="88" w:name="_Toc422418719"/>
      <w:r w:rsidRPr="0017680C">
        <w:rPr>
          <w:sz w:val="28"/>
          <w:szCs w:val="28"/>
        </w:rPr>
        <w:t>Sistema Web</w:t>
      </w:r>
      <w:bookmarkEnd w:id="88"/>
    </w:p>
    <w:p w14:paraId="2EA6DD4D" w14:textId="123230D5" w:rsidR="0017680C" w:rsidRDefault="0017680C" w:rsidP="004141D0">
      <w:pPr>
        <w:ind w:left="360" w:firstLine="348"/>
      </w:pPr>
      <w:r w:rsidRPr="00253559">
        <w:t>O uso de tecnologias consolidadas e populares é um dos diversos pontos positivos do sistema FastFood Delivery.</w:t>
      </w:r>
    </w:p>
    <w:p w14:paraId="64CBC0AB" w14:textId="77777777" w:rsidR="004141D0" w:rsidRPr="0017680C" w:rsidRDefault="004141D0" w:rsidP="004141D0">
      <w:pPr>
        <w:ind w:left="360" w:firstLine="348"/>
      </w:pPr>
    </w:p>
    <w:p w14:paraId="0DC2B905" w14:textId="750E89A4" w:rsidR="0054584C" w:rsidRDefault="00A70E4B">
      <w:pPr>
        <w:ind w:left="360" w:firstLine="348"/>
        <w:pPrChange w:id="89" w:author="Douglas Junior" w:date="2015-06-17T21:13:00Z">
          <w:pPr>
            <w:pStyle w:val="Seo1"/>
          </w:pPr>
        </w:pPrChange>
      </w:pPr>
      <w:r w:rsidRPr="00253559">
        <w:t xml:space="preserve">Foram utilizadas nas interfaces recursos de </w:t>
      </w:r>
      <w:commentRangeStart w:id="90"/>
      <w:r w:rsidRPr="00253559">
        <w:t>HTML5</w:t>
      </w:r>
      <w:r w:rsidR="00AA4B3C">
        <w:rPr>
          <w:rStyle w:val="Refdenotaderodap"/>
        </w:rPr>
        <w:footnoteReference w:id="6"/>
      </w:r>
      <w:r w:rsidRPr="00253559">
        <w:t xml:space="preserve"> </w:t>
      </w:r>
      <w:commentRangeEnd w:id="90"/>
      <w:r w:rsidR="00A364FE">
        <w:rPr>
          <w:rStyle w:val="Refdecomentrio"/>
          <w:b/>
          <w:bCs/>
        </w:rPr>
        <w:commentReference w:id="90"/>
      </w:r>
      <w:r w:rsidRPr="00253559">
        <w:t xml:space="preserve">e </w:t>
      </w:r>
      <w:commentRangeStart w:id="91"/>
      <w:r w:rsidRPr="00253559">
        <w:t>CSS3</w:t>
      </w:r>
      <w:r w:rsidR="00AA4B3C">
        <w:rPr>
          <w:rStyle w:val="Refdenotaderodap"/>
        </w:rPr>
        <w:footnoteReference w:id="7"/>
      </w:r>
      <w:r w:rsidRPr="00253559">
        <w:t xml:space="preserve"> </w:t>
      </w:r>
      <w:commentRangeEnd w:id="91"/>
      <w:r w:rsidR="00A364FE">
        <w:rPr>
          <w:rStyle w:val="Refdecomentrio"/>
          <w:b/>
          <w:bCs/>
        </w:rPr>
        <w:commentReference w:id="91"/>
      </w:r>
      <w:r w:rsidRPr="00253559">
        <w:t xml:space="preserve">que proporcionam uma melhor manutenibilidade da interface do sistema, </w:t>
      </w:r>
      <w:commentRangeStart w:id="92"/>
      <w:r w:rsidRPr="00253559">
        <w:t xml:space="preserve">JavaScript </w:t>
      </w:r>
      <w:commentRangeEnd w:id="92"/>
      <w:r w:rsidR="00A364FE">
        <w:rPr>
          <w:rStyle w:val="Refdecomentrio"/>
          <w:b/>
          <w:bCs/>
        </w:rPr>
        <w:commentReference w:id="92"/>
      </w:r>
      <w:r w:rsidR="00382A9A">
        <w:rPr>
          <w:rStyle w:val="Refdenotaderodap"/>
        </w:rPr>
        <w:footnoteReference w:id="8"/>
      </w:r>
      <w:r w:rsidRPr="00253559">
        <w:t>deixando a interface mais intuitiva e de fácil uso.</w:t>
      </w:r>
    </w:p>
    <w:p w14:paraId="77AB4160" w14:textId="77777777" w:rsidR="004141D0" w:rsidRPr="00253559" w:rsidRDefault="004141D0" w:rsidP="004141D0">
      <w:pPr>
        <w:ind w:left="360" w:firstLine="348"/>
      </w:pPr>
    </w:p>
    <w:p w14:paraId="0240BD6D" w14:textId="5D04F1F3" w:rsidR="0054584C" w:rsidRDefault="00A70E4B">
      <w:pPr>
        <w:ind w:left="360" w:firstLine="348"/>
        <w:pPrChange w:id="93" w:author="Douglas Junior" w:date="2015-06-17T21:13:00Z">
          <w:pPr>
            <w:pStyle w:val="Seo1"/>
          </w:pPr>
        </w:pPrChange>
      </w:pPr>
      <w:r w:rsidRPr="00253559">
        <w:t xml:space="preserve">A lógica de negócio, será desenvolvida utilizando a linguagem de programação </w:t>
      </w:r>
      <w:commentRangeStart w:id="94"/>
      <w:r w:rsidRPr="00253559">
        <w:t>PHP</w:t>
      </w:r>
      <w:r w:rsidR="000B3C7D">
        <w:rPr>
          <w:rStyle w:val="Refdenotaderodap"/>
        </w:rPr>
        <w:footnoteReference w:id="9"/>
      </w:r>
      <w:r w:rsidRPr="00253559">
        <w:t xml:space="preserve"> 5.5, </w:t>
      </w:r>
      <w:commentRangeEnd w:id="94"/>
      <w:r w:rsidR="00A364FE">
        <w:rPr>
          <w:rStyle w:val="Refdecomentrio"/>
          <w:b/>
          <w:bCs/>
        </w:rPr>
        <w:commentReference w:id="94"/>
      </w:r>
      <w:r w:rsidRPr="00253559">
        <w:t xml:space="preserve">em ambiente de servidores </w:t>
      </w:r>
      <w:commentRangeStart w:id="95"/>
      <w:r w:rsidRPr="00253559">
        <w:t>Linux</w:t>
      </w:r>
      <w:r w:rsidR="00AA4B3C">
        <w:rPr>
          <w:rStyle w:val="Refdenotaderodap"/>
        </w:rPr>
        <w:footnoteReference w:id="10"/>
      </w:r>
      <w:r w:rsidRPr="00253559">
        <w:t xml:space="preserve"> </w:t>
      </w:r>
      <w:commentRangeEnd w:id="95"/>
      <w:r w:rsidR="00A364FE">
        <w:rPr>
          <w:rStyle w:val="Refdecomentrio"/>
          <w:b/>
          <w:bCs/>
        </w:rPr>
        <w:commentReference w:id="95"/>
      </w:r>
      <w:r w:rsidRPr="00253559">
        <w:t>tendo assim um melhor desempenho nas tarefas rotineiras do sistema, segurança e codificação totalmente orientada a objetos proporcionam uma melhor abstração do negócio, é também de fácil adição de funcionalidade posteriores.</w:t>
      </w:r>
    </w:p>
    <w:p w14:paraId="7FF7F73B" w14:textId="77777777" w:rsidR="004141D0" w:rsidRPr="00253559" w:rsidRDefault="004141D0" w:rsidP="004141D0">
      <w:pPr>
        <w:ind w:left="360" w:firstLine="348"/>
      </w:pPr>
    </w:p>
    <w:p w14:paraId="08AFB274" w14:textId="764CF007" w:rsidR="0054584C" w:rsidRDefault="00A70E4B">
      <w:pPr>
        <w:ind w:left="360" w:firstLine="348"/>
        <w:pPrChange w:id="96" w:author="Douglas Junior" w:date="2015-06-17T21:13:00Z">
          <w:pPr>
            <w:pStyle w:val="Seo1"/>
          </w:pPr>
        </w:pPrChange>
      </w:pPr>
      <w:r w:rsidRPr="00253559">
        <w:t xml:space="preserve">WebService é o recurso disponível para comunicação do aplicativo Mobile com sistema da empresa, utilizando o protocolo </w:t>
      </w:r>
      <w:commentRangeStart w:id="97"/>
      <w:r w:rsidRPr="00253559">
        <w:t>HTTP</w:t>
      </w:r>
      <w:commentRangeEnd w:id="97"/>
      <w:r w:rsidR="00A364FE">
        <w:rPr>
          <w:rStyle w:val="Refdecomentrio"/>
          <w:b/>
          <w:bCs/>
        </w:rPr>
        <w:commentReference w:id="97"/>
      </w:r>
      <w:r w:rsidR="00982988">
        <w:rPr>
          <w:rStyle w:val="Refdenotaderodap"/>
        </w:rPr>
        <w:footnoteReference w:id="11"/>
      </w:r>
      <w:r w:rsidR="000B6620">
        <w:t>, q</w:t>
      </w:r>
      <w:r w:rsidRPr="00253559">
        <w:t>ue não depende dos detalhes de implementação, temos assim a possibilidade de comunicação e interação com uma infinidade de outros sistemas e tecnologias.</w:t>
      </w:r>
    </w:p>
    <w:p w14:paraId="66D4A045" w14:textId="77777777" w:rsidR="004141D0" w:rsidRDefault="004141D0" w:rsidP="004141D0">
      <w:pPr>
        <w:ind w:left="360" w:firstLine="348"/>
      </w:pPr>
    </w:p>
    <w:p w14:paraId="0BCAA612" w14:textId="7FAD2DD2" w:rsidR="00905A7C" w:rsidRDefault="00905A7C" w:rsidP="004141D0">
      <w:pPr>
        <w:ind w:left="360" w:firstLine="348"/>
      </w:pPr>
      <w:r>
        <w:t>O armazenamento e integridade dos dados é garantido pelo SGBD MySQL. Mantido pela Oracle, é o sistema gerenciador de banco de dados mais comum utilizado em aplicações web baseadas na linguagem de programação PHP.</w:t>
      </w:r>
      <w:r w:rsidR="004141D0">
        <w:t xml:space="preserve"> Este sistema.</w:t>
      </w:r>
    </w:p>
    <w:p w14:paraId="52E5B8C9" w14:textId="57038910" w:rsidR="004F6921" w:rsidRPr="00253559" w:rsidRDefault="009D3349" w:rsidP="004141D0">
      <w:pPr>
        <w:ind w:left="360" w:firstLine="348"/>
      </w:pPr>
      <w:r>
        <w:t>Na plataforma Android será utilizado o banco de dados nativo, o SQLite</w:t>
      </w:r>
      <w:r w:rsidR="00A029BA">
        <w:rPr>
          <w:rStyle w:val="Refdenotaderodap"/>
        </w:rPr>
        <w:footnoteReference w:id="12"/>
      </w:r>
      <w:r w:rsidR="00A029BA">
        <w:t>, esta biblioteca é utilizada para na plataforma Android devido a sua leveza e fácil utilização, e é com ele que vamos armazenar os dados no celular.</w:t>
      </w:r>
    </w:p>
    <w:p w14:paraId="575DB3EE" w14:textId="3E285335" w:rsidR="0054584C" w:rsidRPr="00253559" w:rsidRDefault="00A70E4B" w:rsidP="004141D0">
      <w:pPr>
        <w:pStyle w:val="Seo1"/>
        <w:numPr>
          <w:ilvl w:val="1"/>
          <w:numId w:val="1"/>
        </w:numPr>
        <w:rPr>
          <w:sz w:val="28"/>
          <w:szCs w:val="28"/>
        </w:rPr>
      </w:pPr>
      <w:bookmarkStart w:id="98" w:name="_Toc422418720"/>
      <w:r w:rsidRPr="00253559">
        <w:rPr>
          <w:sz w:val="28"/>
          <w:szCs w:val="28"/>
        </w:rPr>
        <w:lastRenderedPageBreak/>
        <w:t>Sistema Mobile</w:t>
      </w:r>
      <w:bookmarkEnd w:id="98"/>
    </w:p>
    <w:p w14:paraId="40CC8D3D" w14:textId="6BA65DEB" w:rsidR="0054584C" w:rsidRPr="009A6406" w:rsidRDefault="00A70E4B">
      <w:pPr>
        <w:ind w:left="360" w:firstLine="348"/>
        <w:pPrChange w:id="99" w:author="Douglas Junior" w:date="2015-06-17T21:17:00Z">
          <w:pPr>
            <w:pStyle w:val="Seo1"/>
          </w:pPr>
        </w:pPrChange>
      </w:pPr>
      <w:r w:rsidRPr="009A6406">
        <w:t xml:space="preserve">Todo o sistema mobile foi desenvolvido em cima da plataforma </w:t>
      </w:r>
      <w:commentRangeStart w:id="100"/>
      <w:r w:rsidRPr="009A6406">
        <w:t>Android</w:t>
      </w:r>
      <w:commentRangeEnd w:id="100"/>
      <w:r w:rsidR="00D36B99" w:rsidRPr="009A6406">
        <w:commentReference w:id="100"/>
      </w:r>
      <w:r w:rsidR="0061317B">
        <w:rPr>
          <w:rStyle w:val="Refdenotaderodap"/>
        </w:rPr>
        <w:footnoteReference w:id="13"/>
      </w:r>
      <w:r w:rsidRPr="009A6406">
        <w:t xml:space="preserve">, que utiliza a linguagem XML para desenvolvimento das telas e linguagem de programação </w:t>
      </w:r>
      <w:commentRangeStart w:id="101"/>
      <w:r w:rsidRPr="009A6406">
        <w:t>Java</w:t>
      </w:r>
      <w:r w:rsidR="00C60AD7">
        <w:rPr>
          <w:rStyle w:val="Refdenotaderodap"/>
        </w:rPr>
        <w:footnoteReference w:id="14"/>
      </w:r>
      <w:r w:rsidRPr="009A6406">
        <w:t xml:space="preserve"> </w:t>
      </w:r>
      <w:commentRangeEnd w:id="101"/>
      <w:r w:rsidR="00D36B99" w:rsidRPr="009A6406">
        <w:commentReference w:id="101"/>
      </w:r>
      <w:r w:rsidRPr="009A6406">
        <w:t xml:space="preserve">para interação do sistema com o WebService, que é muito utilizada e constantemente atualizada, diminuindo assim a </w:t>
      </w:r>
      <w:r w:rsidR="002C20F6" w:rsidRPr="009A6406">
        <w:t>probabilidade</w:t>
      </w:r>
      <w:r w:rsidRPr="009A6406">
        <w:t xml:space="preserve"> </w:t>
      </w:r>
      <w:r w:rsidR="002C20F6" w:rsidRPr="009A6406">
        <w:t>de</w:t>
      </w:r>
      <w:r w:rsidRPr="009A6406">
        <w:t xml:space="preserve"> falhas e riscos</w:t>
      </w:r>
      <w:r w:rsidRPr="009A6406">
        <w:rPr>
          <w:bCs/>
        </w:rPr>
        <w:t xml:space="preserve"> de segurança, garantindo ao cliente </w:t>
      </w:r>
      <w:r w:rsidR="002C20F6" w:rsidRPr="009A6406">
        <w:rPr>
          <w:bCs/>
        </w:rPr>
        <w:t>confiança</w:t>
      </w:r>
      <w:r w:rsidRPr="009A6406">
        <w:rPr>
          <w:bCs/>
        </w:rPr>
        <w:t xml:space="preserve"> na hora de informar seus dados.</w:t>
      </w:r>
    </w:p>
    <w:p w14:paraId="02533B46" w14:textId="3871FC56" w:rsidR="0054584C" w:rsidRPr="00253559" w:rsidRDefault="00A70E4B" w:rsidP="00321017">
      <w:pPr>
        <w:pStyle w:val="Seo1"/>
        <w:pageBreakBefore/>
        <w:numPr>
          <w:ilvl w:val="0"/>
          <w:numId w:val="1"/>
        </w:numPr>
      </w:pPr>
      <w:bookmarkStart w:id="102" w:name="_Toc296344299"/>
      <w:bookmarkStart w:id="103" w:name="_Toc411358280"/>
      <w:bookmarkStart w:id="104" w:name="_Toc422418721"/>
      <w:bookmarkEnd w:id="102"/>
      <w:bookmarkEnd w:id="103"/>
      <w:r w:rsidRPr="00253559">
        <w:lastRenderedPageBreak/>
        <w:t>MODELAGEM DO SISTEMA</w:t>
      </w:r>
      <w:bookmarkEnd w:id="104"/>
    </w:p>
    <w:p w14:paraId="6A03E948" w14:textId="2B7E476F" w:rsidR="00344A77" w:rsidRPr="00344A77" w:rsidRDefault="007175F7" w:rsidP="00344A77">
      <w:r>
        <w:t>De acordo com BOOCH, RUMBAUGH E JACOBSON (2005), o</w:t>
      </w:r>
      <w:r w:rsidR="00344A77" w:rsidRPr="00344A77">
        <w:t>s modelos apresentados na modelagem do sistema são como uma planta do projeto detalhando os planos e objetivos do sistema com uma visão simples e de fácil entendimento do cliente.</w:t>
      </w:r>
      <w:r>
        <w:t xml:space="preserve"> U</w:t>
      </w:r>
      <w:r w:rsidR="00344A77">
        <w:t>ma modela</w:t>
      </w:r>
      <w:r>
        <w:t>gem</w:t>
      </w:r>
      <w:r w:rsidR="00344A77">
        <w:t xml:space="preserve"> bem construída resultará num software completo, no que diz respeito às funcionalidade propostas.</w:t>
      </w:r>
    </w:p>
    <w:p w14:paraId="07082C69" w14:textId="2A9A7448" w:rsidR="006B7BF8" w:rsidRDefault="000A4BEB" w:rsidP="00513D36">
      <w:pPr>
        <w:pStyle w:val="Seo1"/>
        <w:numPr>
          <w:ilvl w:val="1"/>
          <w:numId w:val="1"/>
        </w:numPr>
        <w:outlineLvl w:val="1"/>
        <w:rPr>
          <w:sz w:val="28"/>
          <w:szCs w:val="28"/>
        </w:rPr>
      </w:pPr>
      <w:bookmarkStart w:id="105" w:name="_Toc422418722"/>
      <w:r>
        <w:rPr>
          <w:sz w:val="28"/>
          <w:szCs w:val="28"/>
        </w:rPr>
        <w:t xml:space="preserve">Diagrama de </w:t>
      </w:r>
      <w:ins w:id="106" w:author="Douglas Junior" w:date="2015-06-17T21:21:00Z">
        <w:r w:rsidR="006B7BF8">
          <w:rPr>
            <w:sz w:val="28"/>
            <w:szCs w:val="28"/>
          </w:rPr>
          <w:t>Caso de uso</w:t>
        </w:r>
      </w:ins>
      <w:bookmarkEnd w:id="105"/>
    </w:p>
    <w:p w14:paraId="77A3E7C3" w14:textId="59703A7F" w:rsidR="00004E0A" w:rsidRDefault="00406671" w:rsidP="00432679">
      <w:pPr>
        <w:ind w:left="360" w:firstLine="360"/>
      </w:pPr>
      <w:r w:rsidRPr="00406671">
        <w:t>Caso de</w:t>
      </w:r>
      <w:r>
        <w:t xml:space="preserve"> uso é a visão</w:t>
      </w:r>
      <w:r w:rsidR="00CD1915">
        <w:t xml:space="preserve"> do cliente</w:t>
      </w:r>
      <w:r>
        <w:t>, nele é descr</w:t>
      </w:r>
      <w:r w:rsidR="00CD1915">
        <w:t>ito um</w:t>
      </w:r>
      <w:r>
        <w:t xml:space="preserve"> cenário que descreve as funcionalidades do sistema do ponto de vista do usuário.</w:t>
      </w:r>
      <w:r w:rsidR="00CD1915">
        <w:t xml:space="preserve"> É a partir do diagrama de caso de uso que</w:t>
      </w:r>
      <w:r w:rsidR="009776C4">
        <w:t xml:space="preserve"> o cliente ou usuários do sistema pode entender melhor as funcionalidade propostas pelo sistema e a relação de cada utilizados do sistema.</w:t>
      </w:r>
      <w:r w:rsidR="00CD1915">
        <w:t xml:space="preserve"> </w:t>
      </w:r>
      <w:r w:rsidR="00004E0A">
        <w:rPr>
          <w:noProof/>
          <w:sz w:val="28"/>
          <w:szCs w:val="28"/>
          <w:lang w:eastAsia="pt-BR"/>
        </w:rPr>
        <w:drawing>
          <wp:inline distT="0" distB="0" distL="0" distR="0" wp14:anchorId="57F0151B" wp14:editId="7A07CFA4">
            <wp:extent cx="5760085" cy="36830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so de uso Mobil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09EF9" w14:textId="7082E2BB" w:rsidR="00004E0A" w:rsidRDefault="00004E0A" w:rsidP="00004E0A">
      <w:pPr>
        <w:pStyle w:val="Legenda"/>
        <w:rPr>
          <w:color w:val="auto"/>
        </w:rPr>
      </w:pPr>
      <w:bookmarkStart w:id="107" w:name="_Toc422418387"/>
      <w:r w:rsidRPr="00004E0A">
        <w:rPr>
          <w:color w:val="auto"/>
        </w:rPr>
        <w:t xml:space="preserve">Figura </w:t>
      </w:r>
      <w:r w:rsidRPr="00004E0A">
        <w:rPr>
          <w:color w:val="auto"/>
        </w:rPr>
        <w:fldChar w:fldCharType="begin"/>
      </w:r>
      <w:r w:rsidRPr="00004E0A">
        <w:rPr>
          <w:color w:val="auto"/>
        </w:rPr>
        <w:instrText xml:space="preserve"> SEQ Figura \* ARABIC </w:instrText>
      </w:r>
      <w:r w:rsidRPr="00004E0A">
        <w:rPr>
          <w:color w:val="auto"/>
        </w:rPr>
        <w:fldChar w:fldCharType="separate"/>
      </w:r>
      <w:r w:rsidR="004B0B6D">
        <w:rPr>
          <w:noProof/>
          <w:color w:val="auto"/>
        </w:rPr>
        <w:t>2</w:t>
      </w:r>
      <w:r w:rsidRPr="00004E0A">
        <w:rPr>
          <w:color w:val="auto"/>
        </w:rPr>
        <w:fldChar w:fldCharType="end"/>
      </w:r>
      <w:r w:rsidRPr="00004E0A">
        <w:rPr>
          <w:color w:val="auto"/>
        </w:rPr>
        <w:t xml:space="preserve"> Diagrama de caso de uso Mobile</w:t>
      </w:r>
      <w:r w:rsidR="004A7E72">
        <w:rPr>
          <w:color w:val="auto"/>
        </w:rPr>
        <w:t xml:space="preserve"> – </w:t>
      </w:r>
      <w:r w:rsidR="00256574">
        <w:rPr>
          <w:color w:val="auto"/>
        </w:rPr>
        <w:t>A</w:t>
      </w:r>
      <w:r w:rsidR="004A7E72">
        <w:rPr>
          <w:color w:val="auto"/>
        </w:rPr>
        <w:t>pêndice</w:t>
      </w:r>
      <w:r w:rsidR="00FC747B">
        <w:rPr>
          <w:color w:val="auto"/>
        </w:rPr>
        <w:t xml:space="preserve"> </w:t>
      </w:r>
      <w:r w:rsidR="00CA08AC">
        <w:rPr>
          <w:color w:val="auto"/>
        </w:rPr>
        <w:t>D</w:t>
      </w:r>
      <w:bookmarkEnd w:id="107"/>
    </w:p>
    <w:p w14:paraId="6EA4DD91" w14:textId="77777777" w:rsidR="00133AD9" w:rsidRDefault="00133AD9" w:rsidP="00133AD9">
      <w:pPr>
        <w:keepNext/>
      </w:pPr>
      <w:r>
        <w:rPr>
          <w:noProof/>
          <w:lang w:eastAsia="pt-BR"/>
        </w:rPr>
        <w:lastRenderedPageBreak/>
        <w:drawing>
          <wp:inline distT="0" distB="0" distL="0" distR="0" wp14:anchorId="0C570AA4" wp14:editId="5CC44796">
            <wp:extent cx="5760085" cy="59880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so de uso Web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98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EAEFF" w14:textId="2227D6BF" w:rsidR="00133AD9" w:rsidRPr="00133AD9" w:rsidRDefault="00133AD9" w:rsidP="00133AD9">
      <w:pPr>
        <w:pStyle w:val="Legenda"/>
        <w:rPr>
          <w:ins w:id="108" w:author="Douglas Junior" w:date="2015-06-17T21:21:00Z"/>
          <w:color w:val="000000" w:themeColor="text1"/>
        </w:rPr>
      </w:pPr>
      <w:bookmarkStart w:id="109" w:name="_Toc422418388"/>
      <w:r w:rsidRPr="00133AD9">
        <w:rPr>
          <w:color w:val="000000" w:themeColor="text1"/>
        </w:rPr>
        <w:t xml:space="preserve">Figura </w:t>
      </w:r>
      <w:r w:rsidRPr="00133AD9">
        <w:rPr>
          <w:color w:val="000000" w:themeColor="text1"/>
        </w:rPr>
        <w:fldChar w:fldCharType="begin"/>
      </w:r>
      <w:r w:rsidRPr="00133AD9">
        <w:rPr>
          <w:color w:val="000000" w:themeColor="text1"/>
        </w:rPr>
        <w:instrText xml:space="preserve"> SEQ Figura \* ARABIC </w:instrText>
      </w:r>
      <w:r w:rsidRPr="00133AD9">
        <w:rPr>
          <w:color w:val="000000" w:themeColor="text1"/>
        </w:rPr>
        <w:fldChar w:fldCharType="separate"/>
      </w:r>
      <w:r w:rsidR="004B0B6D">
        <w:rPr>
          <w:noProof/>
          <w:color w:val="000000" w:themeColor="text1"/>
        </w:rPr>
        <w:t>3</w:t>
      </w:r>
      <w:r w:rsidRPr="00133AD9">
        <w:rPr>
          <w:color w:val="000000" w:themeColor="text1"/>
        </w:rPr>
        <w:fldChar w:fldCharType="end"/>
      </w:r>
      <w:r w:rsidRPr="00133AD9">
        <w:rPr>
          <w:noProof/>
          <w:color w:val="000000" w:themeColor="text1"/>
        </w:rPr>
        <w:t xml:space="preserve"> Diagrama de caso de uso Web</w:t>
      </w:r>
      <w:r w:rsidR="00D86C6C">
        <w:rPr>
          <w:noProof/>
          <w:color w:val="000000" w:themeColor="text1"/>
        </w:rPr>
        <w:t xml:space="preserve"> – </w:t>
      </w:r>
      <w:r w:rsidR="00256574">
        <w:rPr>
          <w:noProof/>
          <w:color w:val="000000" w:themeColor="text1"/>
        </w:rPr>
        <w:t>A</w:t>
      </w:r>
      <w:r w:rsidR="00FC747B">
        <w:rPr>
          <w:noProof/>
          <w:color w:val="000000" w:themeColor="text1"/>
        </w:rPr>
        <w:t xml:space="preserve">pêndice </w:t>
      </w:r>
      <w:r w:rsidR="00CA08AC">
        <w:rPr>
          <w:noProof/>
          <w:color w:val="000000" w:themeColor="text1"/>
        </w:rPr>
        <w:t>E</w:t>
      </w:r>
      <w:bookmarkEnd w:id="109"/>
    </w:p>
    <w:p w14:paraId="4E15A54D" w14:textId="77777777" w:rsidR="0054584C" w:rsidRPr="00253559" w:rsidRDefault="0054584C">
      <w:pPr>
        <w:pStyle w:val="Corpodotexto"/>
      </w:pPr>
    </w:p>
    <w:tbl>
      <w:tblPr>
        <w:tblW w:w="0" w:type="auto"/>
        <w:tblInd w:w="-18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-5" w:type="dxa"/>
        </w:tblCellMar>
        <w:tblLook w:val="04A0" w:firstRow="1" w:lastRow="0" w:firstColumn="1" w:lastColumn="0" w:noHBand="0" w:noVBand="1"/>
      </w:tblPr>
      <w:tblGrid>
        <w:gridCol w:w="2315"/>
        <w:gridCol w:w="6723"/>
      </w:tblGrid>
      <w:tr w:rsidR="0054584C" w:rsidRPr="00253559" w14:paraId="5FFFC22E" w14:textId="77777777">
        <w:trPr>
          <w:trHeight w:val="708"/>
        </w:trPr>
        <w:tc>
          <w:tcPr>
            <w:tcW w:w="23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  <w:vAlign w:val="center"/>
          </w:tcPr>
          <w:p w14:paraId="2F734FA5" w14:textId="77777777" w:rsidR="0054584C" w:rsidRPr="00253559" w:rsidRDefault="00A70E4B">
            <w:pPr>
              <w:rPr>
                <w:rFonts w:cs="Arial"/>
                <w:b/>
                <w:sz w:val="28"/>
                <w:szCs w:val="28"/>
              </w:rPr>
            </w:pPr>
            <w:bookmarkStart w:id="110" w:name="_GoBack" w:colFirst="0" w:colLast="0"/>
            <w:r w:rsidRPr="00253559">
              <w:rPr>
                <w:rFonts w:cs="Arial"/>
                <w:b/>
                <w:sz w:val="28"/>
                <w:szCs w:val="28"/>
              </w:rPr>
              <w:t>UC 01</w:t>
            </w:r>
          </w:p>
          <w:p w14:paraId="75C34128" w14:textId="77777777" w:rsidR="0054584C" w:rsidRPr="00253559" w:rsidRDefault="00A70E4B">
            <w:pPr>
              <w:rPr>
                <w:rFonts w:cs="Arial"/>
                <w:b/>
                <w:sz w:val="28"/>
                <w:szCs w:val="28"/>
              </w:rPr>
            </w:pPr>
            <w:r w:rsidRPr="00253559">
              <w:rPr>
                <w:rFonts w:cs="Arial"/>
                <w:b/>
                <w:sz w:val="28"/>
                <w:szCs w:val="28"/>
              </w:rPr>
              <w:t>RF 02</w:t>
            </w:r>
          </w:p>
        </w:tc>
        <w:tc>
          <w:tcPr>
            <w:tcW w:w="67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  <w:vAlign w:val="center"/>
          </w:tcPr>
          <w:p w14:paraId="5EA7A207" w14:textId="77777777" w:rsidR="0054584C" w:rsidRPr="00253559" w:rsidRDefault="00A70E4B">
            <w:pPr>
              <w:pStyle w:val="NomeCasodeUso"/>
              <w:rPr>
                <w:rFonts w:ascii="Arial" w:hAnsi="Arial"/>
              </w:rPr>
            </w:pPr>
            <w:bookmarkStart w:id="111" w:name="_Toc411358281"/>
            <w:bookmarkStart w:id="112" w:name="_Toc422418723"/>
            <w:bookmarkEnd w:id="111"/>
            <w:r w:rsidRPr="00253559">
              <w:rPr>
                <w:rFonts w:ascii="Arial" w:hAnsi="Arial"/>
              </w:rPr>
              <w:t>Gerenciar Categorias</w:t>
            </w:r>
            <w:bookmarkEnd w:id="112"/>
          </w:p>
        </w:tc>
      </w:tr>
      <w:tr w:rsidR="0054584C" w:rsidRPr="00253559" w14:paraId="7C661274" w14:textId="77777777">
        <w:trPr>
          <w:trHeight w:val="340"/>
        </w:trPr>
        <w:tc>
          <w:tcPr>
            <w:tcW w:w="23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71C93E2B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Ator</w:t>
            </w:r>
          </w:p>
        </w:tc>
        <w:tc>
          <w:tcPr>
            <w:tcW w:w="67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5062E132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Gerente</w:t>
            </w:r>
          </w:p>
        </w:tc>
      </w:tr>
      <w:tr w:rsidR="0054584C" w:rsidRPr="00253559" w14:paraId="7044C5CC" w14:textId="77777777">
        <w:trPr>
          <w:trHeight w:val="567"/>
        </w:trPr>
        <w:tc>
          <w:tcPr>
            <w:tcW w:w="23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72DEDD6E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Descrição</w:t>
            </w:r>
          </w:p>
        </w:tc>
        <w:tc>
          <w:tcPr>
            <w:tcW w:w="67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6AE1B760" w14:textId="77777777" w:rsidR="0054584C" w:rsidRPr="00253559" w:rsidRDefault="00A70E4B">
            <w:pPr>
              <w:pStyle w:val="DescrioCasodeUso"/>
            </w:pPr>
            <w:r w:rsidRPr="00253559">
              <w:t>Gerência o cadastro de categorias no sistema, é utilizado para categorizar os produtos do sistema.</w:t>
            </w:r>
          </w:p>
        </w:tc>
      </w:tr>
      <w:tr w:rsidR="0054584C" w:rsidRPr="00253559" w14:paraId="1134FA0F" w14:textId="77777777">
        <w:trPr>
          <w:trHeight w:val="340"/>
        </w:trPr>
        <w:tc>
          <w:tcPr>
            <w:tcW w:w="23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196520EB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Pré-condição</w:t>
            </w:r>
          </w:p>
        </w:tc>
        <w:tc>
          <w:tcPr>
            <w:tcW w:w="67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57AC89F2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Gerente cadastrado</w:t>
            </w:r>
          </w:p>
        </w:tc>
      </w:tr>
      <w:tr w:rsidR="0054584C" w:rsidRPr="00253559" w14:paraId="7024E06D" w14:textId="77777777">
        <w:trPr>
          <w:trHeight w:val="340"/>
        </w:trPr>
        <w:tc>
          <w:tcPr>
            <w:tcW w:w="23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3869CF91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Pós-condição</w:t>
            </w:r>
          </w:p>
        </w:tc>
        <w:tc>
          <w:tcPr>
            <w:tcW w:w="67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4E4CB768" w14:textId="77777777" w:rsidR="0054584C" w:rsidRPr="00253559" w:rsidRDefault="0054584C"/>
        </w:tc>
      </w:tr>
      <w:tr w:rsidR="0054584C" w:rsidRPr="00253559" w14:paraId="3640E5BC" w14:textId="77777777">
        <w:trPr>
          <w:trHeight w:val="340"/>
        </w:trPr>
        <w:tc>
          <w:tcPr>
            <w:tcW w:w="9038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51C2B905" w14:textId="77777777" w:rsidR="0054584C" w:rsidRPr="00253559" w:rsidRDefault="00A70E4B">
            <w:pPr>
              <w:pStyle w:val="DescrioCasodeUso"/>
              <w:rPr>
                <w:b/>
              </w:rPr>
            </w:pPr>
            <w:r w:rsidRPr="00253559">
              <w:rPr>
                <w:b/>
              </w:rPr>
              <w:t>Fluxo de Eventos – Inclusão</w:t>
            </w:r>
          </w:p>
        </w:tc>
      </w:tr>
      <w:tr w:rsidR="0054584C" w:rsidRPr="00253559" w14:paraId="58141212" w14:textId="77777777">
        <w:trPr>
          <w:trHeight w:val="3775"/>
        </w:trPr>
        <w:tc>
          <w:tcPr>
            <w:tcW w:w="9038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72BA2CDE" w14:textId="77777777" w:rsidR="0054584C" w:rsidRPr="00253559" w:rsidRDefault="0054584C">
            <w:pPr>
              <w:pStyle w:val="DescrioCasodeUso"/>
            </w:pPr>
          </w:p>
          <w:p w14:paraId="6B583D1A" w14:textId="77777777" w:rsidR="0054584C" w:rsidRPr="00253559" w:rsidRDefault="00A70E4B">
            <w:pPr>
              <w:pStyle w:val="DescrioCasodeUso"/>
              <w:numPr>
                <w:ilvl w:val="0"/>
                <w:numId w:val="2"/>
              </w:numPr>
            </w:pPr>
            <w:r w:rsidRPr="00253559">
              <w:t>Ator Gerente: Clica no botão “Categorias” na barra superior do sistema;</w:t>
            </w:r>
          </w:p>
          <w:p w14:paraId="332D0369" w14:textId="77777777" w:rsidR="0054584C" w:rsidRPr="00253559" w:rsidRDefault="00A70E4B">
            <w:pPr>
              <w:pStyle w:val="DescrioCasodeUso"/>
              <w:numPr>
                <w:ilvl w:val="0"/>
                <w:numId w:val="2"/>
              </w:numPr>
            </w:pPr>
            <w:r w:rsidRPr="00253559">
              <w:t>Sistema: Exibe a tela listando as categorias;</w:t>
            </w:r>
          </w:p>
          <w:p w14:paraId="60E89B73" w14:textId="77777777" w:rsidR="0054584C" w:rsidRPr="00253559" w:rsidRDefault="00A70E4B">
            <w:pPr>
              <w:pStyle w:val="DescrioCasodeUso"/>
              <w:numPr>
                <w:ilvl w:val="0"/>
                <w:numId w:val="2"/>
              </w:numPr>
            </w:pPr>
            <w:r w:rsidRPr="00253559">
              <w:t>Ator Gerente: Clica no botão “Novo”;</w:t>
            </w:r>
          </w:p>
          <w:p w14:paraId="56A06F7B" w14:textId="77777777" w:rsidR="0054584C" w:rsidRPr="00253559" w:rsidRDefault="00A70E4B">
            <w:pPr>
              <w:pStyle w:val="DescrioCasodeUso"/>
              <w:numPr>
                <w:ilvl w:val="0"/>
                <w:numId w:val="2"/>
              </w:numPr>
            </w:pPr>
            <w:r w:rsidRPr="00253559">
              <w:t>Ator Gerente: Preenche o campo nome da categoria;</w:t>
            </w:r>
          </w:p>
          <w:p w14:paraId="63E1A051" w14:textId="77777777" w:rsidR="0054584C" w:rsidRPr="00253559" w:rsidRDefault="00A70E4B">
            <w:pPr>
              <w:pStyle w:val="DescrioCasodeUso"/>
              <w:numPr>
                <w:ilvl w:val="0"/>
                <w:numId w:val="2"/>
              </w:numPr>
            </w:pPr>
            <w:r w:rsidRPr="00253559">
              <w:t>Ator Gerente: Clica no botão Salvar;</w:t>
            </w:r>
          </w:p>
          <w:p w14:paraId="61D02D13" w14:textId="77777777" w:rsidR="0054584C" w:rsidRDefault="00A70E4B">
            <w:pPr>
              <w:pStyle w:val="DescrioCasodeUso"/>
              <w:numPr>
                <w:ilvl w:val="0"/>
                <w:numId w:val="2"/>
              </w:numPr>
            </w:pPr>
            <w:r w:rsidRPr="00253559">
              <w:t>Sistema: Valida se o nome da categoria foi preenchido;</w:t>
            </w:r>
          </w:p>
          <w:p w14:paraId="5C060970" w14:textId="488689E0" w:rsidR="0090686D" w:rsidRPr="00253559" w:rsidRDefault="0090686D">
            <w:pPr>
              <w:pStyle w:val="DescrioCasodeUso"/>
              <w:numPr>
                <w:ilvl w:val="0"/>
                <w:numId w:val="2"/>
              </w:numPr>
            </w:pPr>
            <w:r>
              <w:t>Sistema: Valida se não existe uma categoria com o mesmo nome;</w:t>
            </w:r>
          </w:p>
          <w:p w14:paraId="0A5E1017" w14:textId="77777777" w:rsidR="0054584C" w:rsidRPr="00253559" w:rsidRDefault="00A70E4B">
            <w:pPr>
              <w:pStyle w:val="DescrioCasodeUso"/>
              <w:numPr>
                <w:ilvl w:val="0"/>
                <w:numId w:val="2"/>
              </w:numPr>
            </w:pPr>
            <w:r w:rsidRPr="00253559">
              <w:t>Sistema: Grava os dados da nova categoria;</w:t>
            </w:r>
          </w:p>
          <w:p w14:paraId="559C0232" w14:textId="77777777" w:rsidR="0054584C" w:rsidRPr="00253559" w:rsidRDefault="00A70E4B">
            <w:pPr>
              <w:pStyle w:val="DescrioCasodeUso"/>
              <w:numPr>
                <w:ilvl w:val="0"/>
                <w:numId w:val="2"/>
              </w:numPr>
            </w:pPr>
            <w:r w:rsidRPr="00253559">
              <w:t>Sistema: Exibe uma mensagem informando que o registro foi incluído;</w:t>
            </w:r>
          </w:p>
          <w:p w14:paraId="5D0D08B6" w14:textId="77777777" w:rsidR="0054584C" w:rsidRPr="00253559" w:rsidRDefault="0054584C">
            <w:pPr>
              <w:pStyle w:val="DescrioCasodeUso"/>
            </w:pPr>
          </w:p>
        </w:tc>
      </w:tr>
      <w:tr w:rsidR="0054584C" w:rsidRPr="00253559" w14:paraId="275B847A" w14:textId="77777777">
        <w:trPr>
          <w:trHeight w:val="340"/>
        </w:trPr>
        <w:tc>
          <w:tcPr>
            <w:tcW w:w="9038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15062238" w14:textId="77777777" w:rsidR="0054584C" w:rsidRPr="00253559" w:rsidRDefault="00A70E4B">
            <w:pPr>
              <w:pStyle w:val="DescrioCasodeUso"/>
              <w:rPr>
                <w:b/>
              </w:rPr>
            </w:pPr>
            <w:r w:rsidRPr="00253559">
              <w:rPr>
                <w:b/>
              </w:rPr>
              <w:t>Fluxo de Eventos – Alteração</w:t>
            </w:r>
          </w:p>
        </w:tc>
      </w:tr>
      <w:tr w:rsidR="0054584C" w:rsidRPr="00253559" w14:paraId="1FF6FD08" w14:textId="77777777">
        <w:trPr>
          <w:trHeight w:val="420"/>
        </w:trPr>
        <w:tc>
          <w:tcPr>
            <w:tcW w:w="9038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7CF616C1" w14:textId="77777777" w:rsidR="0054584C" w:rsidRPr="00253559" w:rsidRDefault="0054584C">
            <w:pPr>
              <w:pStyle w:val="DescrioCasodeUso"/>
            </w:pPr>
          </w:p>
          <w:p w14:paraId="07D3F389" w14:textId="77777777" w:rsidR="0054584C" w:rsidRPr="00253559" w:rsidRDefault="00A70E4B">
            <w:pPr>
              <w:pStyle w:val="DescrioCasodeUso"/>
              <w:numPr>
                <w:ilvl w:val="0"/>
                <w:numId w:val="3"/>
              </w:numPr>
            </w:pPr>
            <w:r w:rsidRPr="00253559">
              <w:t>Ator Gerente: Clica no botão “Categorias” na barra superior do sistema;</w:t>
            </w:r>
          </w:p>
          <w:p w14:paraId="69328757" w14:textId="77777777" w:rsidR="0054584C" w:rsidRPr="00253559" w:rsidRDefault="00A70E4B">
            <w:pPr>
              <w:pStyle w:val="DescrioCasodeUso"/>
              <w:numPr>
                <w:ilvl w:val="0"/>
                <w:numId w:val="3"/>
              </w:numPr>
            </w:pPr>
            <w:r w:rsidRPr="00253559">
              <w:t>Sistema: Exibe a lista de categorias cadastradas;</w:t>
            </w:r>
          </w:p>
          <w:p w14:paraId="527EF3C3" w14:textId="77777777" w:rsidR="0054584C" w:rsidRPr="00253559" w:rsidRDefault="00A70E4B">
            <w:pPr>
              <w:pStyle w:val="DescrioCasodeUso"/>
              <w:numPr>
                <w:ilvl w:val="0"/>
                <w:numId w:val="3"/>
              </w:numPr>
            </w:pPr>
            <w:bookmarkStart w:id="113" w:name="__DdeLink__1040_105703237"/>
            <w:r w:rsidRPr="00253559">
              <w:t xml:space="preserve">Ator Gerente: </w:t>
            </w:r>
            <w:bookmarkEnd w:id="113"/>
            <w:r w:rsidRPr="00253559">
              <w:t>Faz uma busca pelo usuário, utilizando o campo “pesquisa”;</w:t>
            </w:r>
          </w:p>
          <w:p w14:paraId="6B5A73E7" w14:textId="77777777" w:rsidR="0054584C" w:rsidRPr="00253559" w:rsidRDefault="00A70E4B">
            <w:pPr>
              <w:pStyle w:val="DescrioCasodeUso"/>
              <w:numPr>
                <w:ilvl w:val="0"/>
                <w:numId w:val="3"/>
              </w:numPr>
            </w:pPr>
            <w:r w:rsidRPr="00253559">
              <w:t>Ator Gerente: Selecionar na lista uma categoria para alterar;</w:t>
            </w:r>
          </w:p>
          <w:p w14:paraId="081D4C9F" w14:textId="77777777" w:rsidR="0054584C" w:rsidRPr="00253559" w:rsidRDefault="00A70E4B">
            <w:pPr>
              <w:pStyle w:val="DescrioCasodeUso"/>
              <w:numPr>
                <w:ilvl w:val="0"/>
                <w:numId w:val="3"/>
              </w:numPr>
            </w:pPr>
            <w:r w:rsidRPr="00253559">
              <w:t>Ator Gerente: Clica no botão “Alterar”;</w:t>
            </w:r>
          </w:p>
          <w:p w14:paraId="67113239" w14:textId="77777777" w:rsidR="0054584C" w:rsidRPr="00253559" w:rsidRDefault="00A70E4B">
            <w:pPr>
              <w:pStyle w:val="DescrioCasodeUso"/>
              <w:numPr>
                <w:ilvl w:val="0"/>
                <w:numId w:val="3"/>
              </w:numPr>
            </w:pPr>
            <w:r w:rsidRPr="00253559">
              <w:t>Ator Gerente: Altera o nome da categoria, caso deseje;</w:t>
            </w:r>
          </w:p>
          <w:p w14:paraId="19C092F8" w14:textId="77777777" w:rsidR="0054584C" w:rsidRPr="00253559" w:rsidRDefault="00A70E4B">
            <w:pPr>
              <w:pStyle w:val="DescrioCasodeUso"/>
              <w:numPr>
                <w:ilvl w:val="0"/>
                <w:numId w:val="3"/>
              </w:numPr>
            </w:pPr>
            <w:r w:rsidRPr="00253559">
              <w:t>Ator Gerente: Clica no botão “Salvar”;</w:t>
            </w:r>
          </w:p>
          <w:p w14:paraId="0BD2FAE8" w14:textId="77777777" w:rsidR="0054584C" w:rsidRPr="00253559" w:rsidRDefault="00A70E4B">
            <w:pPr>
              <w:pStyle w:val="DescrioCasodeUso"/>
              <w:numPr>
                <w:ilvl w:val="0"/>
                <w:numId w:val="3"/>
              </w:numPr>
            </w:pPr>
            <w:r w:rsidRPr="00253559">
              <w:t>Sistema: Valida o campo nome da categoria;</w:t>
            </w:r>
          </w:p>
          <w:p w14:paraId="37F03C58" w14:textId="77777777" w:rsidR="0054584C" w:rsidRPr="00253559" w:rsidRDefault="00A70E4B">
            <w:pPr>
              <w:pStyle w:val="DescrioCasodeUso"/>
              <w:numPr>
                <w:ilvl w:val="0"/>
                <w:numId w:val="3"/>
              </w:numPr>
            </w:pPr>
            <w:r w:rsidRPr="00253559">
              <w:t>Sistema:  Grava os dados alterados da categoria;</w:t>
            </w:r>
          </w:p>
          <w:p w14:paraId="1647E04D" w14:textId="77777777" w:rsidR="0054584C" w:rsidRPr="00253559" w:rsidRDefault="00A70E4B">
            <w:pPr>
              <w:pStyle w:val="DescrioCasodeUso"/>
              <w:numPr>
                <w:ilvl w:val="0"/>
                <w:numId w:val="3"/>
              </w:numPr>
            </w:pPr>
            <w:r w:rsidRPr="00253559">
              <w:t>Sistema: Exibe novamente a lista de categorias;</w:t>
            </w:r>
          </w:p>
          <w:p w14:paraId="5E74A5C4" w14:textId="77777777" w:rsidR="0054584C" w:rsidRPr="00253559" w:rsidRDefault="00A70E4B">
            <w:pPr>
              <w:pStyle w:val="DescrioCasodeUso"/>
              <w:numPr>
                <w:ilvl w:val="0"/>
                <w:numId w:val="3"/>
              </w:numPr>
            </w:pPr>
            <w:r w:rsidRPr="00253559">
              <w:t>Sistema: Exibe uma mensagem informando que o registro foi alterado;</w:t>
            </w:r>
          </w:p>
          <w:p w14:paraId="3C082818" w14:textId="77777777" w:rsidR="0054584C" w:rsidRPr="00253559" w:rsidRDefault="0054584C">
            <w:pPr>
              <w:pStyle w:val="DescrioCasodeUso"/>
            </w:pPr>
          </w:p>
        </w:tc>
      </w:tr>
      <w:tr w:rsidR="0054584C" w:rsidRPr="00253559" w14:paraId="387F808B" w14:textId="77777777">
        <w:trPr>
          <w:trHeight w:val="340"/>
        </w:trPr>
        <w:tc>
          <w:tcPr>
            <w:tcW w:w="9038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6155ED5A" w14:textId="77777777" w:rsidR="0054584C" w:rsidRPr="00253559" w:rsidRDefault="00A70E4B">
            <w:pPr>
              <w:pStyle w:val="DescrioCasodeUso"/>
              <w:rPr>
                <w:b/>
              </w:rPr>
            </w:pPr>
            <w:r w:rsidRPr="00253559">
              <w:rPr>
                <w:b/>
              </w:rPr>
              <w:t>Fluxo de Eventos – Exclusão</w:t>
            </w:r>
          </w:p>
        </w:tc>
      </w:tr>
      <w:tr w:rsidR="0054584C" w:rsidRPr="00253559" w14:paraId="4C83BDE3" w14:textId="77777777">
        <w:trPr>
          <w:trHeight w:val="567"/>
        </w:trPr>
        <w:tc>
          <w:tcPr>
            <w:tcW w:w="9038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0E732F16" w14:textId="77777777" w:rsidR="0054584C" w:rsidRPr="00253559" w:rsidRDefault="0054584C">
            <w:pPr>
              <w:pStyle w:val="DescrioCasodeUso"/>
            </w:pPr>
          </w:p>
          <w:p w14:paraId="73E2299E" w14:textId="77777777" w:rsidR="0054584C" w:rsidRPr="00253559" w:rsidRDefault="00A70E4B">
            <w:pPr>
              <w:pStyle w:val="DescrioCasodeUso"/>
              <w:numPr>
                <w:ilvl w:val="0"/>
                <w:numId w:val="4"/>
              </w:numPr>
            </w:pPr>
            <w:r w:rsidRPr="00253559">
              <w:t xml:space="preserve"> Gerente: Clica no botão “Categorias” na barra superior do sistema;</w:t>
            </w:r>
          </w:p>
          <w:p w14:paraId="46638F4E" w14:textId="77777777" w:rsidR="0054584C" w:rsidRPr="00253559" w:rsidRDefault="00A70E4B">
            <w:pPr>
              <w:pStyle w:val="DescrioCasodeUso"/>
              <w:numPr>
                <w:ilvl w:val="0"/>
                <w:numId w:val="4"/>
              </w:numPr>
            </w:pPr>
            <w:r w:rsidRPr="00253559">
              <w:t>Sistema: Exibe a lista de categorias cadastradas;</w:t>
            </w:r>
          </w:p>
          <w:p w14:paraId="747D7561" w14:textId="77777777" w:rsidR="0054584C" w:rsidRPr="00253559" w:rsidRDefault="00A70E4B">
            <w:pPr>
              <w:pStyle w:val="DescrioCasodeUso"/>
              <w:numPr>
                <w:ilvl w:val="0"/>
                <w:numId w:val="4"/>
              </w:numPr>
            </w:pPr>
            <w:r w:rsidRPr="00253559">
              <w:t>Ator Gerente: Faz uma busca pela categoria, utilizando o campo “pesquisa”;</w:t>
            </w:r>
          </w:p>
          <w:p w14:paraId="0C0D0679" w14:textId="77777777" w:rsidR="0054584C" w:rsidRPr="00253559" w:rsidRDefault="00A70E4B">
            <w:pPr>
              <w:pStyle w:val="DescrioCasodeUso"/>
              <w:numPr>
                <w:ilvl w:val="0"/>
                <w:numId w:val="4"/>
              </w:numPr>
            </w:pPr>
            <w:r w:rsidRPr="00253559">
              <w:t>Ator Gerente: Selecionar na lista uma categoria para excluir;</w:t>
            </w:r>
          </w:p>
          <w:p w14:paraId="6ABE09B9" w14:textId="77777777" w:rsidR="0054584C" w:rsidRPr="00253559" w:rsidRDefault="00A70E4B">
            <w:pPr>
              <w:pStyle w:val="DescrioCasodeUso"/>
              <w:numPr>
                <w:ilvl w:val="0"/>
                <w:numId w:val="4"/>
              </w:numPr>
            </w:pPr>
            <w:r w:rsidRPr="00253559">
              <w:t>Ator Gerente: Clica no botão “Excluir”;</w:t>
            </w:r>
          </w:p>
          <w:p w14:paraId="17880023" w14:textId="77777777" w:rsidR="0054584C" w:rsidRPr="00253559" w:rsidRDefault="00A70E4B">
            <w:pPr>
              <w:pStyle w:val="DescrioCasodeUso"/>
              <w:numPr>
                <w:ilvl w:val="0"/>
                <w:numId w:val="4"/>
              </w:numPr>
            </w:pPr>
            <w:r w:rsidRPr="00253559">
              <w:t>Sistema: Exibe uma caixa de confirmação para a exclusão;</w:t>
            </w:r>
          </w:p>
          <w:p w14:paraId="5779F0D7" w14:textId="77777777" w:rsidR="0054584C" w:rsidRPr="00253559" w:rsidRDefault="00A70E4B">
            <w:pPr>
              <w:pStyle w:val="DescrioCasodeUso"/>
              <w:numPr>
                <w:ilvl w:val="0"/>
                <w:numId w:val="4"/>
              </w:numPr>
            </w:pPr>
            <w:r w:rsidRPr="00253559">
              <w:lastRenderedPageBreak/>
              <w:t>Ator Gerente: Clica no botão “Sim”;</w:t>
            </w:r>
          </w:p>
          <w:p w14:paraId="7C1955CC" w14:textId="77777777" w:rsidR="0054584C" w:rsidRPr="00253559" w:rsidRDefault="00A70E4B">
            <w:pPr>
              <w:pStyle w:val="DescrioCasodeUso"/>
              <w:numPr>
                <w:ilvl w:val="0"/>
                <w:numId w:val="4"/>
              </w:numPr>
            </w:pPr>
            <w:r w:rsidRPr="00253559">
              <w:t>Sistema: Verifica se esta categoria está vinculada a algum produto;</w:t>
            </w:r>
          </w:p>
          <w:p w14:paraId="72FD7050" w14:textId="77777777" w:rsidR="0054584C" w:rsidRPr="00253559" w:rsidRDefault="00A70E4B">
            <w:pPr>
              <w:pStyle w:val="DescrioCasodeUso"/>
              <w:numPr>
                <w:ilvl w:val="0"/>
                <w:numId w:val="4"/>
              </w:numPr>
            </w:pPr>
            <w:r w:rsidRPr="00253559">
              <w:t>Sistema: Exclui a categoria da base de dados;</w:t>
            </w:r>
          </w:p>
          <w:p w14:paraId="7FCA9AFB" w14:textId="77777777" w:rsidR="0054584C" w:rsidRPr="00253559" w:rsidRDefault="00A70E4B">
            <w:pPr>
              <w:pStyle w:val="DescrioCasodeUso"/>
              <w:numPr>
                <w:ilvl w:val="0"/>
                <w:numId w:val="4"/>
              </w:numPr>
            </w:pPr>
            <w:r w:rsidRPr="00253559">
              <w:t>Sistema: Exibe uma mensagem informando que o registro foi removido;</w:t>
            </w:r>
          </w:p>
          <w:p w14:paraId="1AA87B02" w14:textId="77777777" w:rsidR="0054584C" w:rsidRPr="00253559" w:rsidRDefault="0054584C">
            <w:pPr>
              <w:pStyle w:val="DescrioCasodeUso"/>
            </w:pPr>
          </w:p>
        </w:tc>
      </w:tr>
      <w:tr w:rsidR="0054584C" w:rsidRPr="00253559" w14:paraId="4B479346" w14:textId="77777777">
        <w:trPr>
          <w:trHeight w:val="420"/>
        </w:trPr>
        <w:tc>
          <w:tcPr>
            <w:tcW w:w="9038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75189636" w14:textId="77777777" w:rsidR="0054584C" w:rsidRPr="00253559" w:rsidRDefault="00A70E4B">
            <w:pPr>
              <w:pStyle w:val="DescrioCasodeUso"/>
              <w:rPr>
                <w:b/>
              </w:rPr>
            </w:pPr>
            <w:r w:rsidRPr="00253559">
              <w:rPr>
                <w:b/>
              </w:rPr>
              <w:lastRenderedPageBreak/>
              <w:t>Tratamento de Exceções</w:t>
            </w:r>
          </w:p>
        </w:tc>
      </w:tr>
      <w:tr w:rsidR="0054584C" w:rsidRPr="00253559" w14:paraId="2C0B0E67" w14:textId="77777777">
        <w:trPr>
          <w:trHeight w:val="420"/>
        </w:trPr>
        <w:tc>
          <w:tcPr>
            <w:tcW w:w="9038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13E9AF70" w14:textId="77777777" w:rsidR="0054584C" w:rsidRPr="00253559" w:rsidRDefault="0054584C">
            <w:pPr>
              <w:pStyle w:val="DescrioCasodeUso"/>
            </w:pPr>
          </w:p>
          <w:p w14:paraId="06FC0859" w14:textId="2923724D" w:rsidR="0054584C" w:rsidRPr="00253559" w:rsidRDefault="00FD7CDB">
            <w:pPr>
              <w:pStyle w:val="DescrioCasodeUso"/>
              <w:numPr>
                <w:ilvl w:val="0"/>
                <w:numId w:val="5"/>
              </w:numPr>
            </w:pPr>
            <w:r>
              <w:t>(6</w:t>
            </w:r>
            <w:r w:rsidR="004D2F66">
              <w:t>a</w:t>
            </w:r>
            <w:r>
              <w:t>)</w:t>
            </w:r>
            <w:r w:rsidR="00A70E4B" w:rsidRPr="00253559">
              <w:t xml:space="preserve"> </w:t>
            </w:r>
            <w:r w:rsidR="0090686D">
              <w:t>C</w:t>
            </w:r>
            <w:r w:rsidR="00A70E4B" w:rsidRPr="00253559">
              <w:t>ategoria não pôde ser gravada, campo obrigatório não foi preenchido;</w:t>
            </w:r>
          </w:p>
          <w:p w14:paraId="0DD8FBB4" w14:textId="77777777" w:rsidR="0054584C" w:rsidRPr="00253559" w:rsidRDefault="00A70E4B">
            <w:pPr>
              <w:pStyle w:val="DescrioCasodeUso"/>
              <w:numPr>
                <w:ilvl w:val="0"/>
                <w:numId w:val="6"/>
              </w:numPr>
            </w:pPr>
            <w:r w:rsidRPr="00253559">
              <w:t>Sistema: Emite mensagem indicando qual é o campo não preenchido;</w:t>
            </w:r>
          </w:p>
          <w:p w14:paraId="583CD2CD" w14:textId="77777777" w:rsidR="0054584C" w:rsidRPr="00253559" w:rsidRDefault="00A70E4B">
            <w:pPr>
              <w:pStyle w:val="DescrioCasodeUso"/>
              <w:numPr>
                <w:ilvl w:val="0"/>
                <w:numId w:val="6"/>
              </w:numPr>
            </w:pPr>
            <w:r w:rsidRPr="00253559">
              <w:t>Sistema: Foca no campo não preenchido;</w:t>
            </w:r>
          </w:p>
          <w:p w14:paraId="306FD4F8" w14:textId="77777777" w:rsidR="0054584C" w:rsidRPr="00253559" w:rsidRDefault="00A70E4B">
            <w:pPr>
              <w:pStyle w:val="DescrioCasodeUso"/>
              <w:numPr>
                <w:ilvl w:val="0"/>
                <w:numId w:val="6"/>
              </w:numPr>
            </w:pPr>
            <w:r w:rsidRPr="00253559">
              <w:t>Retorna ao fluxo de origem;</w:t>
            </w:r>
          </w:p>
          <w:p w14:paraId="4D4A0768" w14:textId="77777777" w:rsidR="0054584C" w:rsidRPr="00253559" w:rsidRDefault="0054584C">
            <w:pPr>
              <w:pStyle w:val="DescrioCasodeUso"/>
            </w:pPr>
          </w:p>
        </w:tc>
      </w:tr>
      <w:tr w:rsidR="0054584C" w:rsidRPr="00253559" w14:paraId="3A87DA8D" w14:textId="77777777">
        <w:trPr>
          <w:trHeight w:val="420"/>
        </w:trPr>
        <w:tc>
          <w:tcPr>
            <w:tcW w:w="9038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3F34554B" w14:textId="77777777" w:rsidR="0054584C" w:rsidRPr="00253559" w:rsidRDefault="0054584C">
            <w:pPr>
              <w:pStyle w:val="DescrioCasodeUso"/>
            </w:pPr>
          </w:p>
          <w:p w14:paraId="55B8E9D9" w14:textId="4FE4CB57" w:rsidR="0054584C" w:rsidRPr="00253559" w:rsidRDefault="0090686D">
            <w:pPr>
              <w:pStyle w:val="DescrioCasodeUso"/>
              <w:numPr>
                <w:ilvl w:val="0"/>
                <w:numId w:val="5"/>
              </w:numPr>
            </w:pPr>
            <w:r>
              <w:t>(7</w:t>
            </w:r>
            <w:r w:rsidR="004D2F66">
              <w:t>b</w:t>
            </w:r>
            <w:r>
              <w:t xml:space="preserve">) </w:t>
            </w:r>
            <w:r w:rsidR="00A70E4B" w:rsidRPr="00253559">
              <w:t>Categoria não pode ser gravada, já uma categoria com o mesmo nome;</w:t>
            </w:r>
          </w:p>
          <w:p w14:paraId="31F00E3D" w14:textId="77777777" w:rsidR="0054584C" w:rsidRPr="00253559" w:rsidRDefault="00A70E4B">
            <w:pPr>
              <w:pStyle w:val="DescrioCasodeUso"/>
              <w:numPr>
                <w:ilvl w:val="0"/>
                <w:numId w:val="7"/>
              </w:numPr>
            </w:pPr>
            <w:r w:rsidRPr="00253559">
              <w:t>Sistema: Exibe uma mensagem informando que a categoria já existe;</w:t>
            </w:r>
          </w:p>
          <w:p w14:paraId="615EFCEB" w14:textId="77777777" w:rsidR="0054584C" w:rsidRPr="00253559" w:rsidRDefault="00A70E4B">
            <w:pPr>
              <w:pStyle w:val="DescrioCasodeUso"/>
              <w:numPr>
                <w:ilvl w:val="0"/>
                <w:numId w:val="7"/>
              </w:numPr>
            </w:pPr>
            <w:r w:rsidRPr="00253559">
              <w:t>Sistema: Retorna ao fluxo original;</w:t>
            </w:r>
          </w:p>
          <w:p w14:paraId="1419BD82" w14:textId="77777777" w:rsidR="0054584C" w:rsidRPr="00253559" w:rsidRDefault="0054584C">
            <w:pPr>
              <w:pStyle w:val="DescrioCasodeUso"/>
            </w:pPr>
          </w:p>
        </w:tc>
      </w:tr>
      <w:tr w:rsidR="0054584C" w:rsidRPr="00253559" w14:paraId="07F1DEB2" w14:textId="77777777">
        <w:trPr>
          <w:trHeight w:val="420"/>
        </w:trPr>
        <w:tc>
          <w:tcPr>
            <w:tcW w:w="9038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08D82127" w14:textId="77777777" w:rsidR="0054584C" w:rsidRPr="00253559" w:rsidRDefault="0054584C">
            <w:pPr>
              <w:pStyle w:val="DescrioCasodeUso"/>
            </w:pPr>
          </w:p>
          <w:p w14:paraId="667C850C" w14:textId="17599A81" w:rsidR="0054584C" w:rsidRPr="00253559" w:rsidRDefault="0090686D">
            <w:pPr>
              <w:pStyle w:val="DescrioCasodeUso"/>
              <w:numPr>
                <w:ilvl w:val="0"/>
                <w:numId w:val="5"/>
              </w:numPr>
            </w:pPr>
            <w:r>
              <w:t>(8</w:t>
            </w:r>
            <w:r w:rsidR="004D2F66">
              <w:t>c</w:t>
            </w:r>
            <w:r>
              <w:t xml:space="preserve">) </w:t>
            </w:r>
            <w:r w:rsidR="00A70E4B" w:rsidRPr="00253559">
              <w:t>A categoria não pôde ser excluída, está vinculada a um ou mais produtos;</w:t>
            </w:r>
          </w:p>
          <w:p w14:paraId="5208F9D2" w14:textId="77777777" w:rsidR="0054584C" w:rsidRPr="00253559" w:rsidRDefault="00A70E4B">
            <w:pPr>
              <w:pStyle w:val="DescrioCasodeUso"/>
              <w:numPr>
                <w:ilvl w:val="0"/>
                <w:numId w:val="29"/>
              </w:numPr>
            </w:pPr>
            <w:r w:rsidRPr="00253559">
              <w:t>Sistema: Emite mensagem que a categoria está sendo usada;</w:t>
            </w:r>
          </w:p>
          <w:p w14:paraId="3D64CCAC" w14:textId="77777777" w:rsidR="0054584C" w:rsidRPr="00253559" w:rsidRDefault="00A70E4B">
            <w:pPr>
              <w:pStyle w:val="DescrioCasodeUso"/>
              <w:numPr>
                <w:ilvl w:val="0"/>
                <w:numId w:val="29"/>
              </w:numPr>
            </w:pPr>
            <w:r w:rsidRPr="00253559">
              <w:t>Sistema: Retorna ao fluxo de origem;</w:t>
            </w:r>
          </w:p>
          <w:p w14:paraId="5F0CC517" w14:textId="77777777" w:rsidR="0054584C" w:rsidRPr="00253559" w:rsidRDefault="0054584C">
            <w:pPr>
              <w:pStyle w:val="DescrioCasodeUso"/>
            </w:pPr>
          </w:p>
        </w:tc>
      </w:tr>
      <w:bookmarkEnd w:id="110"/>
    </w:tbl>
    <w:p w14:paraId="64F9163F" w14:textId="77777777" w:rsidR="0054584C" w:rsidRPr="00253559" w:rsidRDefault="0054584C">
      <w:pPr>
        <w:rPr>
          <w:rFonts w:cs="Arial"/>
        </w:rPr>
      </w:pPr>
    </w:p>
    <w:p w14:paraId="42D768F2" w14:textId="77777777" w:rsidR="0054584C" w:rsidRPr="00253559" w:rsidRDefault="0054584C">
      <w:pPr>
        <w:rPr>
          <w:rFonts w:cs="Arial"/>
        </w:rPr>
      </w:pPr>
    </w:p>
    <w:tbl>
      <w:tblPr>
        <w:tblW w:w="0" w:type="auto"/>
        <w:tblInd w:w="-18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-5" w:type="dxa"/>
        </w:tblCellMar>
        <w:tblLook w:val="04A0" w:firstRow="1" w:lastRow="0" w:firstColumn="1" w:lastColumn="0" w:noHBand="0" w:noVBand="1"/>
      </w:tblPr>
      <w:tblGrid>
        <w:gridCol w:w="2313"/>
        <w:gridCol w:w="6727"/>
      </w:tblGrid>
      <w:tr w:rsidR="0054584C" w:rsidRPr="00253559" w14:paraId="56C34537" w14:textId="77777777">
        <w:trPr>
          <w:trHeight w:val="708"/>
        </w:trPr>
        <w:tc>
          <w:tcPr>
            <w:tcW w:w="23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  <w:vAlign w:val="center"/>
          </w:tcPr>
          <w:p w14:paraId="5CE1E1A1" w14:textId="77777777" w:rsidR="0054584C" w:rsidRPr="00253559" w:rsidRDefault="00A70E4B">
            <w:pPr>
              <w:rPr>
                <w:rFonts w:cs="Arial"/>
                <w:b/>
                <w:sz w:val="28"/>
                <w:szCs w:val="28"/>
              </w:rPr>
            </w:pPr>
            <w:r w:rsidRPr="00253559">
              <w:rPr>
                <w:rFonts w:cs="Arial"/>
                <w:b/>
                <w:sz w:val="28"/>
                <w:szCs w:val="28"/>
              </w:rPr>
              <w:t>UC 01</w:t>
            </w:r>
          </w:p>
          <w:p w14:paraId="6099D5E5" w14:textId="77777777" w:rsidR="0054584C" w:rsidRPr="00253559" w:rsidRDefault="00A70E4B">
            <w:pPr>
              <w:rPr>
                <w:rFonts w:cs="Arial"/>
                <w:b/>
                <w:sz w:val="28"/>
                <w:szCs w:val="28"/>
              </w:rPr>
            </w:pPr>
            <w:r w:rsidRPr="00253559">
              <w:rPr>
                <w:rFonts w:cs="Arial"/>
                <w:b/>
                <w:sz w:val="28"/>
                <w:szCs w:val="28"/>
              </w:rPr>
              <w:t>RF 03</w:t>
            </w:r>
          </w:p>
        </w:tc>
        <w:tc>
          <w:tcPr>
            <w:tcW w:w="67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  <w:vAlign w:val="center"/>
          </w:tcPr>
          <w:p w14:paraId="08AFAE6D" w14:textId="77777777" w:rsidR="0054584C" w:rsidRPr="00253559" w:rsidRDefault="00A70E4B">
            <w:pPr>
              <w:pStyle w:val="NomeCasodeUso"/>
              <w:rPr>
                <w:rFonts w:ascii="Arial" w:hAnsi="Arial"/>
              </w:rPr>
            </w:pPr>
            <w:bookmarkStart w:id="114" w:name="_Toc422418724"/>
            <w:r w:rsidRPr="00253559">
              <w:rPr>
                <w:rFonts w:ascii="Arial" w:hAnsi="Arial"/>
              </w:rPr>
              <w:t>Gerenciar Produtos</w:t>
            </w:r>
            <w:bookmarkEnd w:id="114"/>
          </w:p>
        </w:tc>
      </w:tr>
      <w:tr w:rsidR="0054584C" w:rsidRPr="00253559" w14:paraId="005EFF9A" w14:textId="77777777">
        <w:trPr>
          <w:trHeight w:val="340"/>
        </w:trPr>
        <w:tc>
          <w:tcPr>
            <w:tcW w:w="23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1C4342F9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Ator</w:t>
            </w:r>
          </w:p>
        </w:tc>
        <w:tc>
          <w:tcPr>
            <w:tcW w:w="67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5B6D04D3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Gerente</w:t>
            </w:r>
          </w:p>
        </w:tc>
      </w:tr>
      <w:tr w:rsidR="0054584C" w:rsidRPr="00253559" w14:paraId="1DA83C28" w14:textId="77777777">
        <w:trPr>
          <w:trHeight w:val="567"/>
        </w:trPr>
        <w:tc>
          <w:tcPr>
            <w:tcW w:w="23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57806E77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Descrição</w:t>
            </w:r>
          </w:p>
        </w:tc>
        <w:tc>
          <w:tcPr>
            <w:tcW w:w="67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751ABBEC" w14:textId="77777777" w:rsidR="0054584C" w:rsidRPr="00253559" w:rsidRDefault="00A70E4B">
            <w:pPr>
              <w:pStyle w:val="DescrioCasodeUso"/>
            </w:pPr>
            <w:r w:rsidRPr="00253559">
              <w:t>Gerenciar o cadastro de produtos disponíveis no sistema, são estes os produtos que estarão disponíveis para o cliente</w:t>
            </w:r>
          </w:p>
        </w:tc>
      </w:tr>
      <w:tr w:rsidR="0054584C" w:rsidRPr="00253559" w14:paraId="1BE278C3" w14:textId="77777777">
        <w:trPr>
          <w:trHeight w:val="340"/>
        </w:trPr>
        <w:tc>
          <w:tcPr>
            <w:tcW w:w="23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5A1881E7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Pré-condição</w:t>
            </w:r>
          </w:p>
        </w:tc>
        <w:tc>
          <w:tcPr>
            <w:tcW w:w="67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793C5DAC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Categoria cadastrada</w:t>
            </w:r>
          </w:p>
        </w:tc>
      </w:tr>
      <w:tr w:rsidR="0054584C" w:rsidRPr="00253559" w14:paraId="0CFA15E3" w14:textId="77777777">
        <w:trPr>
          <w:trHeight w:val="340"/>
        </w:trPr>
        <w:tc>
          <w:tcPr>
            <w:tcW w:w="23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5A3F8C42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Pós-condição</w:t>
            </w:r>
          </w:p>
        </w:tc>
        <w:tc>
          <w:tcPr>
            <w:tcW w:w="67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52F49B63" w14:textId="77777777" w:rsidR="0054584C" w:rsidRPr="00253559" w:rsidRDefault="0054584C"/>
        </w:tc>
      </w:tr>
      <w:tr w:rsidR="0054584C" w:rsidRPr="00253559" w14:paraId="65A518F0" w14:textId="77777777">
        <w:trPr>
          <w:trHeight w:val="340"/>
        </w:trPr>
        <w:tc>
          <w:tcPr>
            <w:tcW w:w="9040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71264EAC" w14:textId="77777777" w:rsidR="0054584C" w:rsidRPr="00253559" w:rsidRDefault="00A70E4B">
            <w:pPr>
              <w:pStyle w:val="DescrioCasodeUso"/>
              <w:rPr>
                <w:b/>
              </w:rPr>
            </w:pPr>
            <w:r w:rsidRPr="00253559">
              <w:rPr>
                <w:b/>
              </w:rPr>
              <w:t>Fluxo de Eventos – Inclusão</w:t>
            </w:r>
          </w:p>
        </w:tc>
      </w:tr>
      <w:tr w:rsidR="0054584C" w:rsidRPr="00253559" w14:paraId="2C248064" w14:textId="77777777">
        <w:trPr>
          <w:trHeight w:val="3775"/>
        </w:trPr>
        <w:tc>
          <w:tcPr>
            <w:tcW w:w="9040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09BAA427" w14:textId="77777777" w:rsidR="0054584C" w:rsidRPr="00253559" w:rsidRDefault="0054584C">
            <w:pPr>
              <w:pStyle w:val="DescrioCasodeUso"/>
            </w:pPr>
          </w:p>
          <w:p w14:paraId="58383466" w14:textId="77777777" w:rsidR="0054584C" w:rsidRPr="00253559" w:rsidRDefault="00A70E4B" w:rsidP="000560AC">
            <w:pPr>
              <w:pStyle w:val="DescrioCasodeUso"/>
              <w:numPr>
                <w:ilvl w:val="0"/>
                <w:numId w:val="30"/>
              </w:numPr>
            </w:pPr>
            <w:r w:rsidRPr="00253559">
              <w:t>Ator Gerente: Clica no botão “Produtos” na barra superior do sistema;</w:t>
            </w:r>
          </w:p>
          <w:p w14:paraId="7F3F0AC9" w14:textId="77777777" w:rsidR="0054584C" w:rsidRPr="00253559" w:rsidRDefault="00A70E4B" w:rsidP="000560AC">
            <w:pPr>
              <w:pStyle w:val="DescrioCasodeUso"/>
              <w:numPr>
                <w:ilvl w:val="0"/>
                <w:numId w:val="30"/>
              </w:numPr>
            </w:pPr>
            <w:r w:rsidRPr="00253559">
              <w:t>Sistema: Exibe a tela de listagem de produtos;</w:t>
            </w:r>
          </w:p>
          <w:p w14:paraId="308DCA24" w14:textId="77777777" w:rsidR="0054584C" w:rsidRPr="00253559" w:rsidRDefault="00A70E4B" w:rsidP="000560AC">
            <w:pPr>
              <w:pStyle w:val="DescrioCasodeUso"/>
              <w:numPr>
                <w:ilvl w:val="0"/>
                <w:numId w:val="30"/>
              </w:numPr>
            </w:pPr>
            <w:r w:rsidRPr="00253559">
              <w:t>Ator Gerente: Clica no botão “Novo”;</w:t>
            </w:r>
          </w:p>
          <w:p w14:paraId="4A908A23" w14:textId="77777777" w:rsidR="0054584C" w:rsidRPr="00253559" w:rsidRDefault="00A70E4B" w:rsidP="000560AC">
            <w:pPr>
              <w:pStyle w:val="DescrioCasodeUso"/>
              <w:numPr>
                <w:ilvl w:val="0"/>
                <w:numId w:val="30"/>
              </w:numPr>
            </w:pPr>
            <w:r w:rsidRPr="00253559">
              <w:t>Ator Gerente: Preenche os campos com os dados do produto para inclusão;</w:t>
            </w:r>
          </w:p>
          <w:p w14:paraId="2610505C" w14:textId="77777777" w:rsidR="0054584C" w:rsidRPr="00253559" w:rsidRDefault="00A70E4B" w:rsidP="000560AC">
            <w:pPr>
              <w:pStyle w:val="DescrioCasodeUso"/>
              <w:numPr>
                <w:ilvl w:val="0"/>
                <w:numId w:val="30"/>
              </w:numPr>
            </w:pPr>
            <w:r w:rsidRPr="00253559">
              <w:t>Ator Gerente: Clica no botão Salvar;</w:t>
            </w:r>
          </w:p>
          <w:p w14:paraId="5AE7A59F" w14:textId="77777777" w:rsidR="0054584C" w:rsidRDefault="00A70E4B" w:rsidP="000560AC">
            <w:pPr>
              <w:pStyle w:val="DescrioCasodeUso"/>
              <w:numPr>
                <w:ilvl w:val="0"/>
                <w:numId w:val="30"/>
              </w:numPr>
            </w:pPr>
            <w:r w:rsidRPr="00253559">
              <w:t>Sistema: Valida os campos obrigatórios;</w:t>
            </w:r>
          </w:p>
          <w:p w14:paraId="6FAAC160" w14:textId="3DD1F574" w:rsidR="000560AC" w:rsidRPr="00253559" w:rsidRDefault="000560AC" w:rsidP="000560AC">
            <w:pPr>
              <w:pStyle w:val="DescrioCasodeUso"/>
              <w:numPr>
                <w:ilvl w:val="0"/>
                <w:numId w:val="30"/>
              </w:numPr>
            </w:pPr>
            <w:r>
              <w:t>Sistema: Valida se não existe um produto com mesmo nome;</w:t>
            </w:r>
          </w:p>
          <w:p w14:paraId="03C9BA8E" w14:textId="77777777" w:rsidR="0054584C" w:rsidRPr="00253559" w:rsidRDefault="00A70E4B" w:rsidP="000560AC">
            <w:pPr>
              <w:pStyle w:val="DescrioCasodeUso"/>
              <w:numPr>
                <w:ilvl w:val="0"/>
                <w:numId w:val="30"/>
              </w:numPr>
            </w:pPr>
            <w:r w:rsidRPr="00253559">
              <w:t>Sistema: Grava os dados do novo produto;</w:t>
            </w:r>
          </w:p>
          <w:p w14:paraId="6D067B60" w14:textId="77777777" w:rsidR="0054584C" w:rsidRPr="00253559" w:rsidRDefault="00A70E4B" w:rsidP="000560AC">
            <w:pPr>
              <w:pStyle w:val="DescrioCasodeUso"/>
              <w:numPr>
                <w:ilvl w:val="0"/>
                <w:numId w:val="30"/>
              </w:numPr>
            </w:pPr>
            <w:r w:rsidRPr="00253559">
              <w:t>Sistema: Exibe uma mensagem informando que o produto foi incluído na base de dados;</w:t>
            </w:r>
          </w:p>
          <w:p w14:paraId="2CB80F02" w14:textId="77777777" w:rsidR="0054584C" w:rsidRPr="00253559" w:rsidRDefault="0054584C">
            <w:pPr>
              <w:pStyle w:val="DescrioCasodeUso"/>
            </w:pPr>
          </w:p>
        </w:tc>
      </w:tr>
      <w:tr w:rsidR="0054584C" w:rsidRPr="00253559" w14:paraId="2FB53176" w14:textId="77777777">
        <w:trPr>
          <w:trHeight w:val="340"/>
        </w:trPr>
        <w:tc>
          <w:tcPr>
            <w:tcW w:w="9040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0F5E4CCE" w14:textId="77777777" w:rsidR="0054584C" w:rsidRPr="00253559" w:rsidRDefault="00A70E4B">
            <w:pPr>
              <w:pStyle w:val="DescrioCasodeUso"/>
              <w:rPr>
                <w:b/>
              </w:rPr>
            </w:pPr>
            <w:r w:rsidRPr="00253559">
              <w:rPr>
                <w:b/>
              </w:rPr>
              <w:t>Fluxo de Eventos – Alteração</w:t>
            </w:r>
          </w:p>
        </w:tc>
      </w:tr>
      <w:tr w:rsidR="0054584C" w:rsidRPr="00253559" w14:paraId="6A69D968" w14:textId="77777777">
        <w:trPr>
          <w:trHeight w:val="420"/>
        </w:trPr>
        <w:tc>
          <w:tcPr>
            <w:tcW w:w="9040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55373F4D" w14:textId="77777777" w:rsidR="0054584C" w:rsidRPr="00253559" w:rsidRDefault="0054584C">
            <w:pPr>
              <w:pStyle w:val="DescrioCasodeUso"/>
            </w:pPr>
          </w:p>
          <w:p w14:paraId="43845918" w14:textId="77777777" w:rsidR="0054584C" w:rsidRPr="00253559" w:rsidRDefault="00A70E4B">
            <w:pPr>
              <w:pStyle w:val="DescrioCasodeUso"/>
              <w:numPr>
                <w:ilvl w:val="0"/>
                <w:numId w:val="31"/>
              </w:numPr>
            </w:pPr>
            <w:r w:rsidRPr="00253559">
              <w:t>Ator Gerente: Clica no botão “Produtos” na barra superior do sistema;</w:t>
            </w:r>
          </w:p>
          <w:p w14:paraId="475ACBAE" w14:textId="77777777" w:rsidR="0054584C" w:rsidRPr="00253559" w:rsidRDefault="00A70E4B">
            <w:pPr>
              <w:pStyle w:val="DescrioCasodeUso"/>
              <w:numPr>
                <w:ilvl w:val="0"/>
                <w:numId w:val="31"/>
              </w:numPr>
            </w:pPr>
            <w:r w:rsidRPr="00253559">
              <w:t>Sistema: Exibe a lista de produtos cadastrados;</w:t>
            </w:r>
          </w:p>
          <w:p w14:paraId="0144A383" w14:textId="77777777" w:rsidR="0054584C" w:rsidRPr="00253559" w:rsidRDefault="00A70E4B">
            <w:pPr>
              <w:pStyle w:val="DescrioCasodeUso"/>
              <w:numPr>
                <w:ilvl w:val="0"/>
                <w:numId w:val="31"/>
              </w:numPr>
            </w:pPr>
            <w:bookmarkStart w:id="115" w:name="__DdeLink__1040_10570323713"/>
            <w:r w:rsidRPr="00253559">
              <w:t xml:space="preserve">Ator Gerente: </w:t>
            </w:r>
            <w:bookmarkEnd w:id="115"/>
            <w:r w:rsidRPr="00253559">
              <w:t>Faz uma busca pelo produto desejado, utilizando os campos para filtragem da busca.</w:t>
            </w:r>
          </w:p>
          <w:p w14:paraId="41418F23" w14:textId="77777777" w:rsidR="0054584C" w:rsidRPr="00253559" w:rsidRDefault="00A70E4B">
            <w:pPr>
              <w:pStyle w:val="DescrioCasodeUso"/>
              <w:numPr>
                <w:ilvl w:val="0"/>
                <w:numId w:val="31"/>
              </w:numPr>
            </w:pPr>
            <w:r w:rsidRPr="00253559">
              <w:t>Ator Gerente: Selecionar um produto na lista para alteração;</w:t>
            </w:r>
          </w:p>
          <w:p w14:paraId="0B1D148D" w14:textId="77777777" w:rsidR="0054584C" w:rsidRPr="00253559" w:rsidRDefault="00A70E4B">
            <w:pPr>
              <w:pStyle w:val="DescrioCasodeUso"/>
              <w:numPr>
                <w:ilvl w:val="0"/>
                <w:numId w:val="31"/>
              </w:numPr>
            </w:pPr>
            <w:r w:rsidRPr="00253559">
              <w:t>Ator Gerente: Clica no botão “Alterar”;</w:t>
            </w:r>
          </w:p>
          <w:p w14:paraId="75AA1433" w14:textId="77777777" w:rsidR="0054584C" w:rsidRPr="00253559" w:rsidRDefault="00A70E4B">
            <w:pPr>
              <w:pStyle w:val="DescrioCasodeUso"/>
              <w:numPr>
                <w:ilvl w:val="0"/>
                <w:numId w:val="31"/>
              </w:numPr>
            </w:pPr>
            <w:r w:rsidRPr="00253559">
              <w:t>Ator Gerente: Informa os novos dados para alteração do produto;</w:t>
            </w:r>
          </w:p>
          <w:p w14:paraId="18D5E476" w14:textId="77777777" w:rsidR="0054584C" w:rsidRPr="00253559" w:rsidRDefault="00A70E4B">
            <w:pPr>
              <w:pStyle w:val="DescrioCasodeUso"/>
              <w:numPr>
                <w:ilvl w:val="0"/>
                <w:numId w:val="31"/>
              </w:numPr>
            </w:pPr>
            <w:r w:rsidRPr="00253559">
              <w:t>Ator Gerente: Clica no botão “Salvar”;</w:t>
            </w:r>
          </w:p>
          <w:p w14:paraId="60AA4720" w14:textId="77777777" w:rsidR="0054584C" w:rsidRDefault="00A70E4B">
            <w:pPr>
              <w:pStyle w:val="DescrioCasodeUso"/>
              <w:numPr>
                <w:ilvl w:val="0"/>
                <w:numId w:val="31"/>
              </w:numPr>
            </w:pPr>
            <w:r w:rsidRPr="00253559">
              <w:t>Sistema: Valida os dados informados e campos obrigatórios;</w:t>
            </w:r>
          </w:p>
          <w:p w14:paraId="0F54599D" w14:textId="1B22DCF2" w:rsidR="000560AC" w:rsidRPr="00253559" w:rsidRDefault="000560AC">
            <w:pPr>
              <w:pStyle w:val="DescrioCasodeUso"/>
              <w:numPr>
                <w:ilvl w:val="0"/>
                <w:numId w:val="31"/>
              </w:numPr>
            </w:pPr>
            <w:r>
              <w:t>Sistema: Valida se não existe um produto com mesmo nome;</w:t>
            </w:r>
          </w:p>
          <w:p w14:paraId="7F7782AB" w14:textId="77777777" w:rsidR="0054584C" w:rsidRPr="00253559" w:rsidRDefault="00A70E4B">
            <w:pPr>
              <w:pStyle w:val="DescrioCasodeUso"/>
              <w:numPr>
                <w:ilvl w:val="0"/>
                <w:numId w:val="31"/>
              </w:numPr>
            </w:pPr>
            <w:r w:rsidRPr="00253559">
              <w:t>Sistema:  Grava os dados do produto alterado;</w:t>
            </w:r>
          </w:p>
          <w:p w14:paraId="26DCD77A" w14:textId="77777777" w:rsidR="0054584C" w:rsidRPr="00253559" w:rsidRDefault="00A70E4B">
            <w:pPr>
              <w:pStyle w:val="DescrioCasodeUso"/>
              <w:numPr>
                <w:ilvl w:val="0"/>
                <w:numId w:val="31"/>
              </w:numPr>
            </w:pPr>
            <w:r w:rsidRPr="00253559">
              <w:t>Sistema: Exibe novamente a lista de produtos;</w:t>
            </w:r>
          </w:p>
          <w:p w14:paraId="014338D1" w14:textId="77777777" w:rsidR="0054584C" w:rsidRPr="00253559" w:rsidRDefault="00A70E4B">
            <w:pPr>
              <w:pStyle w:val="DescrioCasodeUso"/>
              <w:numPr>
                <w:ilvl w:val="0"/>
                <w:numId w:val="31"/>
              </w:numPr>
            </w:pPr>
            <w:r w:rsidRPr="00253559">
              <w:t>Sistema: Exibe uma mensagem informando que o produto foi alterado;</w:t>
            </w:r>
          </w:p>
          <w:p w14:paraId="0AE76712" w14:textId="77777777" w:rsidR="0054584C" w:rsidRPr="00253559" w:rsidRDefault="0054584C">
            <w:pPr>
              <w:pStyle w:val="DescrioCasodeUso"/>
            </w:pPr>
          </w:p>
        </w:tc>
      </w:tr>
      <w:tr w:rsidR="0054584C" w:rsidRPr="00253559" w14:paraId="48BD2CE1" w14:textId="77777777">
        <w:trPr>
          <w:trHeight w:val="340"/>
        </w:trPr>
        <w:tc>
          <w:tcPr>
            <w:tcW w:w="9040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79C65524" w14:textId="77777777" w:rsidR="0054584C" w:rsidRPr="00253559" w:rsidRDefault="00A70E4B">
            <w:pPr>
              <w:pStyle w:val="DescrioCasodeUso"/>
              <w:rPr>
                <w:b/>
              </w:rPr>
            </w:pPr>
            <w:r w:rsidRPr="00253559">
              <w:rPr>
                <w:b/>
              </w:rPr>
              <w:t>Fluxo de Eventos – Exclusão</w:t>
            </w:r>
          </w:p>
        </w:tc>
      </w:tr>
      <w:tr w:rsidR="0054584C" w:rsidRPr="00253559" w14:paraId="190139CF" w14:textId="77777777">
        <w:trPr>
          <w:trHeight w:val="567"/>
        </w:trPr>
        <w:tc>
          <w:tcPr>
            <w:tcW w:w="9040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1C6F95AC" w14:textId="77777777" w:rsidR="0054584C" w:rsidRPr="00253559" w:rsidRDefault="0054584C">
            <w:pPr>
              <w:pStyle w:val="DescrioCasodeUso"/>
            </w:pPr>
          </w:p>
          <w:p w14:paraId="7FCDAA77" w14:textId="77777777" w:rsidR="0054584C" w:rsidRPr="00253559" w:rsidRDefault="00A70E4B">
            <w:pPr>
              <w:pStyle w:val="DescrioCasodeUso"/>
              <w:numPr>
                <w:ilvl w:val="0"/>
                <w:numId w:val="32"/>
              </w:numPr>
            </w:pPr>
            <w:r w:rsidRPr="00253559">
              <w:t>Ator Gerente: Clica no botão “Produtos” na barra superior do sistema;</w:t>
            </w:r>
          </w:p>
          <w:p w14:paraId="1011A646" w14:textId="77777777" w:rsidR="0054584C" w:rsidRPr="00253559" w:rsidRDefault="00A70E4B">
            <w:pPr>
              <w:pStyle w:val="DescrioCasodeUso"/>
              <w:numPr>
                <w:ilvl w:val="0"/>
                <w:numId w:val="32"/>
              </w:numPr>
            </w:pPr>
            <w:r w:rsidRPr="00253559">
              <w:t>Sistema: Exibe a lista de produtos;</w:t>
            </w:r>
          </w:p>
          <w:p w14:paraId="10247578" w14:textId="77777777" w:rsidR="0054584C" w:rsidRPr="00253559" w:rsidRDefault="00A70E4B">
            <w:pPr>
              <w:pStyle w:val="DescrioCasodeUso"/>
              <w:numPr>
                <w:ilvl w:val="0"/>
                <w:numId w:val="32"/>
              </w:numPr>
            </w:pPr>
            <w:r w:rsidRPr="00253559">
              <w:lastRenderedPageBreak/>
              <w:t>Ator Gerente: Faz uma busca, informando os dados para filtragem de produtos;</w:t>
            </w:r>
          </w:p>
          <w:p w14:paraId="61BB2C3F" w14:textId="77777777" w:rsidR="0054584C" w:rsidRPr="00253559" w:rsidRDefault="00A70E4B">
            <w:pPr>
              <w:pStyle w:val="DescrioCasodeUso"/>
              <w:numPr>
                <w:ilvl w:val="0"/>
                <w:numId w:val="32"/>
              </w:numPr>
            </w:pPr>
            <w:r w:rsidRPr="00253559">
              <w:t>Ator Gerente: Selecionar um produto na lista para alteração;</w:t>
            </w:r>
          </w:p>
          <w:p w14:paraId="649D5ACE" w14:textId="77777777" w:rsidR="0054584C" w:rsidRPr="00253559" w:rsidRDefault="00A70E4B">
            <w:pPr>
              <w:pStyle w:val="DescrioCasodeUso"/>
              <w:numPr>
                <w:ilvl w:val="0"/>
                <w:numId w:val="32"/>
              </w:numPr>
            </w:pPr>
            <w:r w:rsidRPr="00253559">
              <w:t>Ator Gerente: Clica no botão “Excluir”;</w:t>
            </w:r>
          </w:p>
          <w:p w14:paraId="03B17C96" w14:textId="77777777" w:rsidR="0054584C" w:rsidRPr="00253559" w:rsidRDefault="00A70E4B">
            <w:pPr>
              <w:pStyle w:val="DescrioCasodeUso"/>
              <w:numPr>
                <w:ilvl w:val="0"/>
                <w:numId w:val="32"/>
              </w:numPr>
            </w:pPr>
            <w:r w:rsidRPr="00253559">
              <w:t>Sistema: Exibe uma caixa de confirmação de exclusão;</w:t>
            </w:r>
          </w:p>
          <w:p w14:paraId="4B05419C" w14:textId="77777777" w:rsidR="0054584C" w:rsidRPr="00253559" w:rsidRDefault="00A70E4B">
            <w:pPr>
              <w:pStyle w:val="DescrioCasodeUso"/>
              <w:numPr>
                <w:ilvl w:val="0"/>
                <w:numId w:val="32"/>
              </w:numPr>
            </w:pPr>
            <w:r w:rsidRPr="00253559">
              <w:t>Ator Gerente: Clica no botão “Sim”;</w:t>
            </w:r>
          </w:p>
          <w:p w14:paraId="23B2E394" w14:textId="77777777" w:rsidR="0054584C" w:rsidRPr="00253559" w:rsidRDefault="00A70E4B">
            <w:pPr>
              <w:pStyle w:val="DescrioCasodeUso"/>
              <w:numPr>
                <w:ilvl w:val="0"/>
                <w:numId w:val="32"/>
              </w:numPr>
            </w:pPr>
            <w:r w:rsidRPr="00253559">
              <w:t>Sistema: Exclui o produto da base de dados;</w:t>
            </w:r>
          </w:p>
          <w:p w14:paraId="20D15971" w14:textId="77777777" w:rsidR="0054584C" w:rsidRPr="00253559" w:rsidRDefault="00A70E4B">
            <w:pPr>
              <w:pStyle w:val="DescrioCasodeUso"/>
              <w:numPr>
                <w:ilvl w:val="0"/>
                <w:numId w:val="32"/>
              </w:numPr>
            </w:pPr>
            <w:r w:rsidRPr="00253559">
              <w:t>Sistema: Exibe uma mensagem informando que o produto foi excluído;</w:t>
            </w:r>
          </w:p>
          <w:p w14:paraId="1A611221" w14:textId="77777777" w:rsidR="0054584C" w:rsidRPr="00253559" w:rsidRDefault="0054584C">
            <w:pPr>
              <w:pStyle w:val="DescrioCasodeUso"/>
            </w:pPr>
          </w:p>
        </w:tc>
      </w:tr>
      <w:tr w:rsidR="0054584C" w:rsidRPr="00253559" w14:paraId="068BC139" w14:textId="77777777">
        <w:trPr>
          <w:trHeight w:val="420"/>
        </w:trPr>
        <w:tc>
          <w:tcPr>
            <w:tcW w:w="9040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5F13680E" w14:textId="77777777" w:rsidR="0054584C" w:rsidRPr="00253559" w:rsidRDefault="00A70E4B">
            <w:pPr>
              <w:pStyle w:val="DescrioCasodeUso"/>
              <w:rPr>
                <w:b/>
              </w:rPr>
            </w:pPr>
            <w:r w:rsidRPr="00253559">
              <w:rPr>
                <w:b/>
              </w:rPr>
              <w:lastRenderedPageBreak/>
              <w:t>Tratamento de Exceções</w:t>
            </w:r>
          </w:p>
        </w:tc>
      </w:tr>
      <w:tr w:rsidR="0054584C" w:rsidRPr="00253559" w14:paraId="0EBA6364" w14:textId="77777777">
        <w:trPr>
          <w:trHeight w:val="420"/>
        </w:trPr>
        <w:tc>
          <w:tcPr>
            <w:tcW w:w="9040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3A805CE8" w14:textId="77777777" w:rsidR="0054584C" w:rsidRPr="00253559" w:rsidRDefault="0054584C">
            <w:pPr>
              <w:pStyle w:val="DescrioCasodeUso"/>
            </w:pPr>
          </w:p>
          <w:p w14:paraId="697908C5" w14:textId="216F9258" w:rsidR="0054584C" w:rsidRPr="00253559" w:rsidRDefault="000560AC">
            <w:pPr>
              <w:pStyle w:val="DescrioCasodeUso"/>
              <w:numPr>
                <w:ilvl w:val="0"/>
                <w:numId w:val="5"/>
              </w:numPr>
            </w:pPr>
            <w:r>
              <w:t>(6a,8b)</w:t>
            </w:r>
            <w:r w:rsidR="00E97064">
              <w:t xml:space="preserve"> </w:t>
            </w:r>
            <w:r w:rsidR="00A70E4B" w:rsidRPr="00253559">
              <w:t>O produto não pôde ser gravado, campos obrigatórios não foram preenchidos;</w:t>
            </w:r>
          </w:p>
          <w:p w14:paraId="63525B42" w14:textId="77777777" w:rsidR="0054584C" w:rsidRPr="00253559" w:rsidRDefault="00A70E4B">
            <w:pPr>
              <w:pStyle w:val="DescrioCasodeUso"/>
              <w:numPr>
                <w:ilvl w:val="0"/>
                <w:numId w:val="33"/>
              </w:numPr>
            </w:pPr>
            <w:r w:rsidRPr="00253559">
              <w:t>Sistema: Exibe uma mensagem informando qual o campo não preenchido corretamente;</w:t>
            </w:r>
          </w:p>
          <w:p w14:paraId="6983F02E" w14:textId="77777777" w:rsidR="0054584C" w:rsidRPr="00253559" w:rsidRDefault="00A70E4B">
            <w:pPr>
              <w:pStyle w:val="DescrioCasodeUso"/>
              <w:numPr>
                <w:ilvl w:val="0"/>
                <w:numId w:val="33"/>
              </w:numPr>
            </w:pPr>
            <w:r w:rsidRPr="00253559">
              <w:t>Sistema: Foca no campo não preenchido;</w:t>
            </w:r>
          </w:p>
          <w:p w14:paraId="05A2028F" w14:textId="77777777" w:rsidR="0054584C" w:rsidRPr="00253559" w:rsidRDefault="00A70E4B">
            <w:pPr>
              <w:pStyle w:val="DescrioCasodeUso"/>
              <w:numPr>
                <w:ilvl w:val="0"/>
                <w:numId w:val="33"/>
              </w:numPr>
            </w:pPr>
            <w:r w:rsidRPr="00253559">
              <w:t>Retorna ao fluxo de origem;</w:t>
            </w:r>
          </w:p>
          <w:p w14:paraId="3348E65E" w14:textId="77777777" w:rsidR="0054584C" w:rsidRPr="00253559" w:rsidRDefault="0054584C">
            <w:pPr>
              <w:pStyle w:val="DescrioCasodeUso"/>
            </w:pPr>
          </w:p>
        </w:tc>
      </w:tr>
      <w:tr w:rsidR="0054584C" w:rsidRPr="00253559" w14:paraId="05116F33" w14:textId="77777777">
        <w:trPr>
          <w:trHeight w:val="420"/>
        </w:trPr>
        <w:tc>
          <w:tcPr>
            <w:tcW w:w="9040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1F83B27F" w14:textId="77777777" w:rsidR="0054584C" w:rsidRPr="00253559" w:rsidRDefault="0054584C">
            <w:pPr>
              <w:pStyle w:val="DescrioCasodeUso"/>
            </w:pPr>
          </w:p>
          <w:p w14:paraId="1A636A56" w14:textId="2EACCCEB" w:rsidR="0054584C" w:rsidRPr="00253559" w:rsidRDefault="000560AC">
            <w:pPr>
              <w:pStyle w:val="DescrioCasodeUso"/>
              <w:numPr>
                <w:ilvl w:val="0"/>
                <w:numId w:val="5"/>
              </w:numPr>
            </w:pPr>
            <w:r>
              <w:t>(</w:t>
            </w:r>
            <w:r w:rsidR="008A0261">
              <w:t>7a,9b)</w:t>
            </w:r>
            <w:r w:rsidR="002474FA">
              <w:t xml:space="preserve"> </w:t>
            </w:r>
            <w:r w:rsidR="00A70E4B" w:rsidRPr="00253559">
              <w:t>O produto não pôde ser gravado, já existe um produto com o mesmo nome;</w:t>
            </w:r>
          </w:p>
          <w:p w14:paraId="72F3218F" w14:textId="77777777" w:rsidR="0054584C" w:rsidRPr="00253559" w:rsidRDefault="00A70E4B">
            <w:pPr>
              <w:pStyle w:val="DescrioCasodeUso"/>
              <w:numPr>
                <w:ilvl w:val="0"/>
                <w:numId w:val="34"/>
              </w:numPr>
            </w:pPr>
            <w:r w:rsidRPr="00253559">
              <w:t>Sistema: Emite uma mensagem indicando que o produto já está cadastrado;</w:t>
            </w:r>
          </w:p>
          <w:p w14:paraId="745B4D41" w14:textId="77777777" w:rsidR="0054584C" w:rsidRPr="00253559" w:rsidRDefault="00A70E4B">
            <w:pPr>
              <w:pStyle w:val="DescrioCasodeUso"/>
              <w:numPr>
                <w:ilvl w:val="0"/>
                <w:numId w:val="34"/>
              </w:numPr>
            </w:pPr>
            <w:r w:rsidRPr="00253559">
              <w:t>Sistema: Retorna ao fluxo de origem;</w:t>
            </w:r>
          </w:p>
          <w:p w14:paraId="6DAF9C70" w14:textId="77777777" w:rsidR="0054584C" w:rsidRPr="00253559" w:rsidRDefault="0054584C">
            <w:pPr>
              <w:pStyle w:val="DescrioCasodeUso"/>
            </w:pPr>
          </w:p>
        </w:tc>
      </w:tr>
    </w:tbl>
    <w:p w14:paraId="08E3AA68" w14:textId="77777777" w:rsidR="0054584C" w:rsidRPr="00253559" w:rsidRDefault="0054584C">
      <w:pPr>
        <w:rPr>
          <w:rFonts w:cs="Arial"/>
        </w:rPr>
      </w:pPr>
    </w:p>
    <w:p w14:paraId="210D1812" w14:textId="77777777" w:rsidR="0054584C" w:rsidRPr="00253559" w:rsidRDefault="0054584C">
      <w:pPr>
        <w:rPr>
          <w:rFonts w:cs="Arial"/>
        </w:rPr>
      </w:pPr>
    </w:p>
    <w:p w14:paraId="0E613E89" w14:textId="77777777" w:rsidR="0054584C" w:rsidRPr="00253559" w:rsidRDefault="0054584C">
      <w:pPr>
        <w:rPr>
          <w:rFonts w:cs="Arial"/>
        </w:rPr>
      </w:pPr>
    </w:p>
    <w:tbl>
      <w:tblPr>
        <w:tblW w:w="0" w:type="auto"/>
        <w:tblInd w:w="-18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-5" w:type="dxa"/>
        </w:tblCellMar>
        <w:tblLook w:val="04A0" w:firstRow="1" w:lastRow="0" w:firstColumn="1" w:lastColumn="0" w:noHBand="0" w:noVBand="1"/>
      </w:tblPr>
      <w:tblGrid>
        <w:gridCol w:w="2314"/>
        <w:gridCol w:w="6727"/>
      </w:tblGrid>
      <w:tr w:rsidR="0054584C" w:rsidRPr="00253559" w14:paraId="4FDE8A1B" w14:textId="77777777">
        <w:trPr>
          <w:trHeight w:val="708"/>
        </w:trPr>
        <w:tc>
          <w:tcPr>
            <w:tcW w:w="231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  <w:vAlign w:val="center"/>
          </w:tcPr>
          <w:p w14:paraId="43A8D8FF" w14:textId="77777777" w:rsidR="0054584C" w:rsidRPr="00253559" w:rsidRDefault="00A70E4B">
            <w:pPr>
              <w:rPr>
                <w:rFonts w:cs="Arial"/>
                <w:b/>
                <w:sz w:val="28"/>
                <w:szCs w:val="28"/>
              </w:rPr>
            </w:pPr>
            <w:r w:rsidRPr="00253559">
              <w:rPr>
                <w:rFonts w:cs="Arial"/>
                <w:b/>
                <w:sz w:val="28"/>
                <w:szCs w:val="28"/>
              </w:rPr>
              <w:t>UC 01</w:t>
            </w:r>
          </w:p>
          <w:p w14:paraId="3F999690" w14:textId="77777777" w:rsidR="0054584C" w:rsidRPr="00253559" w:rsidRDefault="00A70E4B">
            <w:pPr>
              <w:rPr>
                <w:rFonts w:cs="Arial"/>
                <w:b/>
                <w:sz w:val="28"/>
                <w:szCs w:val="28"/>
              </w:rPr>
            </w:pPr>
            <w:r w:rsidRPr="00253559">
              <w:rPr>
                <w:rFonts w:cs="Arial"/>
                <w:b/>
                <w:sz w:val="28"/>
                <w:szCs w:val="28"/>
              </w:rPr>
              <w:t>RF 04</w:t>
            </w:r>
          </w:p>
        </w:tc>
        <w:tc>
          <w:tcPr>
            <w:tcW w:w="67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  <w:vAlign w:val="center"/>
          </w:tcPr>
          <w:p w14:paraId="0231E9AF" w14:textId="77777777" w:rsidR="0054584C" w:rsidRPr="00253559" w:rsidRDefault="00A70E4B">
            <w:pPr>
              <w:pStyle w:val="NomeCasodeUso"/>
              <w:rPr>
                <w:rFonts w:ascii="Arial" w:hAnsi="Arial"/>
              </w:rPr>
            </w:pPr>
            <w:bookmarkStart w:id="116" w:name="_Toc422418725"/>
            <w:r w:rsidRPr="00253559">
              <w:rPr>
                <w:rFonts w:ascii="Arial" w:hAnsi="Arial"/>
              </w:rPr>
              <w:t>Gerenciar Itens</w:t>
            </w:r>
            <w:bookmarkEnd w:id="116"/>
          </w:p>
        </w:tc>
      </w:tr>
      <w:tr w:rsidR="0054584C" w:rsidRPr="00253559" w14:paraId="6A3080A8" w14:textId="77777777">
        <w:trPr>
          <w:trHeight w:val="340"/>
        </w:trPr>
        <w:tc>
          <w:tcPr>
            <w:tcW w:w="231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27651C1B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Ator</w:t>
            </w:r>
          </w:p>
        </w:tc>
        <w:tc>
          <w:tcPr>
            <w:tcW w:w="67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6CF410AC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Gerente</w:t>
            </w:r>
          </w:p>
        </w:tc>
      </w:tr>
      <w:tr w:rsidR="0054584C" w:rsidRPr="00253559" w14:paraId="768BFB50" w14:textId="77777777">
        <w:trPr>
          <w:trHeight w:val="567"/>
        </w:trPr>
        <w:tc>
          <w:tcPr>
            <w:tcW w:w="231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61C495B4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Descrição</w:t>
            </w:r>
          </w:p>
        </w:tc>
        <w:tc>
          <w:tcPr>
            <w:tcW w:w="67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4DB01114" w14:textId="77777777" w:rsidR="0054584C" w:rsidRPr="00253559" w:rsidRDefault="00A70E4B">
            <w:pPr>
              <w:pStyle w:val="DescrioCasodeUso"/>
            </w:pPr>
            <w:r w:rsidRPr="00253559">
              <w:t>Gerenciar o cadastro de itens disponíveis no sistema, são estes itens que compõem o produto.</w:t>
            </w:r>
          </w:p>
        </w:tc>
      </w:tr>
      <w:tr w:rsidR="0054584C" w:rsidRPr="00253559" w14:paraId="7D0814BE" w14:textId="77777777">
        <w:trPr>
          <w:trHeight w:val="340"/>
        </w:trPr>
        <w:tc>
          <w:tcPr>
            <w:tcW w:w="231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73351E1A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Pré-condição</w:t>
            </w:r>
          </w:p>
        </w:tc>
        <w:tc>
          <w:tcPr>
            <w:tcW w:w="67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57D0B6F7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Gerente cadastrado</w:t>
            </w:r>
          </w:p>
        </w:tc>
      </w:tr>
      <w:tr w:rsidR="0054584C" w:rsidRPr="00253559" w14:paraId="09643954" w14:textId="77777777">
        <w:trPr>
          <w:trHeight w:val="340"/>
        </w:trPr>
        <w:tc>
          <w:tcPr>
            <w:tcW w:w="231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3A10B642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lastRenderedPageBreak/>
              <w:t>Pós-condição</w:t>
            </w:r>
          </w:p>
        </w:tc>
        <w:tc>
          <w:tcPr>
            <w:tcW w:w="67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2E2CD7EC" w14:textId="77777777" w:rsidR="0054584C" w:rsidRPr="00253559" w:rsidRDefault="0054584C"/>
        </w:tc>
      </w:tr>
      <w:tr w:rsidR="0054584C" w:rsidRPr="00253559" w14:paraId="168B8424" w14:textId="77777777">
        <w:trPr>
          <w:trHeight w:val="340"/>
        </w:trPr>
        <w:tc>
          <w:tcPr>
            <w:tcW w:w="9041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64F7EEA8" w14:textId="77777777" w:rsidR="0054584C" w:rsidRPr="00253559" w:rsidRDefault="00A70E4B">
            <w:pPr>
              <w:pStyle w:val="DescrioCasodeUso"/>
              <w:rPr>
                <w:b/>
              </w:rPr>
            </w:pPr>
            <w:r w:rsidRPr="00253559">
              <w:rPr>
                <w:b/>
              </w:rPr>
              <w:t>Fluxo de Eventos – Inclusão</w:t>
            </w:r>
          </w:p>
        </w:tc>
      </w:tr>
      <w:tr w:rsidR="0054584C" w:rsidRPr="00253559" w14:paraId="1D7AE598" w14:textId="77777777">
        <w:trPr>
          <w:trHeight w:val="3775"/>
        </w:trPr>
        <w:tc>
          <w:tcPr>
            <w:tcW w:w="9041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01591C25" w14:textId="77777777" w:rsidR="0054584C" w:rsidRPr="00253559" w:rsidRDefault="0054584C">
            <w:pPr>
              <w:pStyle w:val="DescrioCasodeUso"/>
            </w:pPr>
          </w:p>
          <w:p w14:paraId="52995A5B" w14:textId="77777777" w:rsidR="0054584C" w:rsidRPr="00253559" w:rsidRDefault="00A70E4B">
            <w:pPr>
              <w:pStyle w:val="DescrioCasodeUso"/>
              <w:numPr>
                <w:ilvl w:val="0"/>
                <w:numId w:val="35"/>
              </w:numPr>
            </w:pPr>
            <w:r w:rsidRPr="00253559">
              <w:t>Ator Gerente: Clica no botão “Itens” na barra superior do sistema;</w:t>
            </w:r>
          </w:p>
          <w:p w14:paraId="602C47A0" w14:textId="77777777" w:rsidR="0054584C" w:rsidRPr="00253559" w:rsidRDefault="00A70E4B">
            <w:pPr>
              <w:pStyle w:val="DescrioCasodeUso"/>
              <w:numPr>
                <w:ilvl w:val="0"/>
                <w:numId w:val="35"/>
              </w:numPr>
            </w:pPr>
            <w:r w:rsidRPr="00253559">
              <w:t>Sistema: Exibe a tela de listagem de itens;</w:t>
            </w:r>
          </w:p>
          <w:p w14:paraId="1DC4A004" w14:textId="77777777" w:rsidR="0054584C" w:rsidRPr="00253559" w:rsidRDefault="00A70E4B">
            <w:pPr>
              <w:pStyle w:val="DescrioCasodeUso"/>
              <w:numPr>
                <w:ilvl w:val="0"/>
                <w:numId w:val="35"/>
              </w:numPr>
            </w:pPr>
            <w:r w:rsidRPr="00253559">
              <w:t>Ator Gerente: Clica no botão “Novo”;</w:t>
            </w:r>
          </w:p>
          <w:p w14:paraId="1B3B7998" w14:textId="77777777" w:rsidR="0054584C" w:rsidRPr="00253559" w:rsidRDefault="00A70E4B">
            <w:pPr>
              <w:pStyle w:val="DescrioCasodeUso"/>
              <w:numPr>
                <w:ilvl w:val="0"/>
                <w:numId w:val="35"/>
              </w:numPr>
            </w:pPr>
            <w:r w:rsidRPr="00253559">
              <w:t>Ator Gerente: Preenche os campos com os dados do item para inclusão;</w:t>
            </w:r>
          </w:p>
          <w:p w14:paraId="53B48247" w14:textId="77777777" w:rsidR="0054584C" w:rsidRPr="00253559" w:rsidRDefault="00A70E4B">
            <w:pPr>
              <w:pStyle w:val="DescrioCasodeUso"/>
              <w:numPr>
                <w:ilvl w:val="0"/>
                <w:numId w:val="35"/>
              </w:numPr>
            </w:pPr>
            <w:r w:rsidRPr="00253559">
              <w:t>Ator Gerente: Clica no botão Salvar;</w:t>
            </w:r>
          </w:p>
          <w:p w14:paraId="4EF6B143" w14:textId="77777777" w:rsidR="0054584C" w:rsidRPr="00253559" w:rsidRDefault="00A70E4B">
            <w:pPr>
              <w:pStyle w:val="DescrioCasodeUso"/>
              <w:numPr>
                <w:ilvl w:val="0"/>
                <w:numId w:val="35"/>
              </w:numPr>
            </w:pPr>
            <w:r w:rsidRPr="00253559">
              <w:t>Sistema: Valida os campos obrigatórios;</w:t>
            </w:r>
          </w:p>
          <w:p w14:paraId="68FB3E84" w14:textId="77777777" w:rsidR="0054584C" w:rsidRPr="00253559" w:rsidRDefault="00A70E4B">
            <w:pPr>
              <w:pStyle w:val="DescrioCasodeUso"/>
              <w:numPr>
                <w:ilvl w:val="0"/>
                <w:numId w:val="35"/>
              </w:numPr>
            </w:pPr>
            <w:r w:rsidRPr="00253559">
              <w:t>Sistema: Grava o novo item;</w:t>
            </w:r>
          </w:p>
          <w:p w14:paraId="099A2C5E" w14:textId="77777777" w:rsidR="0054584C" w:rsidRPr="00253559" w:rsidRDefault="00A70E4B">
            <w:pPr>
              <w:pStyle w:val="DescrioCasodeUso"/>
              <w:numPr>
                <w:ilvl w:val="0"/>
                <w:numId w:val="35"/>
              </w:numPr>
            </w:pPr>
            <w:r w:rsidRPr="00253559">
              <w:t>Sistema: Exibe uma mensagem informando que o item foi adicionado ao sistema;</w:t>
            </w:r>
          </w:p>
          <w:p w14:paraId="7AA4C087" w14:textId="77777777" w:rsidR="0054584C" w:rsidRPr="00253559" w:rsidRDefault="0054584C">
            <w:pPr>
              <w:pStyle w:val="DescrioCasodeUso"/>
            </w:pPr>
          </w:p>
        </w:tc>
      </w:tr>
      <w:tr w:rsidR="0054584C" w:rsidRPr="00253559" w14:paraId="786A89AD" w14:textId="77777777">
        <w:trPr>
          <w:trHeight w:val="340"/>
        </w:trPr>
        <w:tc>
          <w:tcPr>
            <w:tcW w:w="9041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0EC6B716" w14:textId="77777777" w:rsidR="0054584C" w:rsidRPr="00253559" w:rsidRDefault="00A70E4B">
            <w:pPr>
              <w:pStyle w:val="DescrioCasodeUso"/>
              <w:rPr>
                <w:b/>
              </w:rPr>
            </w:pPr>
            <w:r w:rsidRPr="00253559">
              <w:rPr>
                <w:b/>
              </w:rPr>
              <w:t>Fluxo de Eventos – Alteração</w:t>
            </w:r>
          </w:p>
        </w:tc>
      </w:tr>
      <w:tr w:rsidR="0054584C" w:rsidRPr="00253559" w14:paraId="440B8ACF" w14:textId="77777777">
        <w:trPr>
          <w:trHeight w:val="420"/>
        </w:trPr>
        <w:tc>
          <w:tcPr>
            <w:tcW w:w="9041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2A30A504" w14:textId="77777777" w:rsidR="0054584C" w:rsidRPr="00253559" w:rsidRDefault="0054584C">
            <w:pPr>
              <w:pStyle w:val="DescrioCasodeUso"/>
            </w:pPr>
          </w:p>
          <w:p w14:paraId="273744F9" w14:textId="77777777" w:rsidR="0054584C" w:rsidRPr="00253559" w:rsidRDefault="00A70E4B">
            <w:pPr>
              <w:pStyle w:val="DescrioCasodeUso"/>
              <w:numPr>
                <w:ilvl w:val="0"/>
                <w:numId w:val="36"/>
              </w:numPr>
            </w:pPr>
            <w:r w:rsidRPr="00253559">
              <w:t>Ator Gerente: Clica no botão “Itens” na barra superior do sistema;</w:t>
            </w:r>
          </w:p>
          <w:p w14:paraId="0E5DD8FB" w14:textId="77777777" w:rsidR="0054584C" w:rsidRPr="00253559" w:rsidRDefault="00A70E4B">
            <w:pPr>
              <w:pStyle w:val="DescrioCasodeUso"/>
              <w:numPr>
                <w:ilvl w:val="0"/>
                <w:numId w:val="36"/>
              </w:numPr>
            </w:pPr>
            <w:r w:rsidRPr="00253559">
              <w:t>Sistema: Exibe a lista de itens;</w:t>
            </w:r>
          </w:p>
          <w:p w14:paraId="4159C477" w14:textId="77777777" w:rsidR="0054584C" w:rsidRPr="00253559" w:rsidRDefault="00A70E4B">
            <w:pPr>
              <w:pStyle w:val="DescrioCasodeUso"/>
              <w:numPr>
                <w:ilvl w:val="0"/>
                <w:numId w:val="36"/>
              </w:numPr>
            </w:pPr>
            <w:bookmarkStart w:id="117" w:name="__DdeLink__1040_105703237132"/>
            <w:r w:rsidRPr="00253559">
              <w:t xml:space="preserve">Ator Gerente: </w:t>
            </w:r>
            <w:bookmarkEnd w:id="117"/>
            <w:r w:rsidRPr="00253559">
              <w:t>Faz uma busca pelo item desejado, utilizando os campos de filtragem;</w:t>
            </w:r>
          </w:p>
          <w:p w14:paraId="2BD2D44F" w14:textId="77777777" w:rsidR="0054584C" w:rsidRPr="00253559" w:rsidRDefault="00A70E4B">
            <w:pPr>
              <w:pStyle w:val="DescrioCasodeUso"/>
              <w:numPr>
                <w:ilvl w:val="0"/>
                <w:numId w:val="36"/>
              </w:numPr>
            </w:pPr>
            <w:r w:rsidRPr="00253559">
              <w:t>Ator Gerente: Selecionar um item na lista para alteração;</w:t>
            </w:r>
          </w:p>
          <w:p w14:paraId="5227B4B0" w14:textId="77777777" w:rsidR="0054584C" w:rsidRPr="00253559" w:rsidRDefault="00A70E4B">
            <w:pPr>
              <w:pStyle w:val="DescrioCasodeUso"/>
              <w:numPr>
                <w:ilvl w:val="0"/>
                <w:numId w:val="36"/>
              </w:numPr>
            </w:pPr>
            <w:r w:rsidRPr="00253559">
              <w:t>Ator Gerente: Clica no botão “Alterar”;</w:t>
            </w:r>
          </w:p>
          <w:p w14:paraId="584BA38B" w14:textId="77777777" w:rsidR="0054584C" w:rsidRPr="00253559" w:rsidRDefault="00A70E4B">
            <w:pPr>
              <w:pStyle w:val="DescrioCasodeUso"/>
              <w:numPr>
                <w:ilvl w:val="0"/>
                <w:numId w:val="36"/>
              </w:numPr>
            </w:pPr>
            <w:r w:rsidRPr="00253559">
              <w:t>Ator Gerente: Informa os novos dados para alteração do produto;</w:t>
            </w:r>
          </w:p>
          <w:p w14:paraId="68CE0301" w14:textId="77777777" w:rsidR="0054584C" w:rsidRPr="00253559" w:rsidRDefault="00A70E4B">
            <w:pPr>
              <w:pStyle w:val="DescrioCasodeUso"/>
              <w:numPr>
                <w:ilvl w:val="0"/>
                <w:numId w:val="36"/>
              </w:numPr>
            </w:pPr>
            <w:r w:rsidRPr="00253559">
              <w:t>Ator Gerente: Clica no botão “Salvar”;</w:t>
            </w:r>
          </w:p>
          <w:p w14:paraId="425632B3" w14:textId="77777777" w:rsidR="0054584C" w:rsidRPr="00253559" w:rsidRDefault="00A70E4B">
            <w:pPr>
              <w:pStyle w:val="DescrioCasodeUso"/>
              <w:numPr>
                <w:ilvl w:val="0"/>
                <w:numId w:val="36"/>
              </w:numPr>
            </w:pPr>
            <w:r w:rsidRPr="00253559">
              <w:t>Sistema: Valida os campos obrigatórios;</w:t>
            </w:r>
          </w:p>
          <w:p w14:paraId="7FE3E819" w14:textId="77777777" w:rsidR="0054584C" w:rsidRPr="00253559" w:rsidRDefault="00A70E4B">
            <w:pPr>
              <w:pStyle w:val="DescrioCasodeUso"/>
              <w:numPr>
                <w:ilvl w:val="0"/>
                <w:numId w:val="36"/>
              </w:numPr>
            </w:pPr>
            <w:r w:rsidRPr="00253559">
              <w:t>Sistema: Grava os novos dados do item na base de dados;</w:t>
            </w:r>
          </w:p>
          <w:p w14:paraId="654BF693" w14:textId="77777777" w:rsidR="0054584C" w:rsidRPr="00253559" w:rsidRDefault="00A70E4B">
            <w:pPr>
              <w:pStyle w:val="DescrioCasodeUso"/>
              <w:numPr>
                <w:ilvl w:val="0"/>
                <w:numId w:val="36"/>
              </w:numPr>
            </w:pPr>
            <w:r w:rsidRPr="00253559">
              <w:t>Sistema: Exibe novamente a lista de itens;</w:t>
            </w:r>
          </w:p>
          <w:p w14:paraId="2E3F4A08" w14:textId="77777777" w:rsidR="0054584C" w:rsidRPr="00253559" w:rsidRDefault="00A70E4B">
            <w:pPr>
              <w:pStyle w:val="DescrioCasodeUso"/>
              <w:numPr>
                <w:ilvl w:val="0"/>
                <w:numId w:val="36"/>
              </w:numPr>
            </w:pPr>
            <w:r w:rsidRPr="00253559">
              <w:t>Sistema: Exibe uma mensagem informando a alteração dos dados;</w:t>
            </w:r>
          </w:p>
          <w:p w14:paraId="4D07EC92" w14:textId="77777777" w:rsidR="0054584C" w:rsidRPr="00253559" w:rsidRDefault="0054584C">
            <w:pPr>
              <w:pStyle w:val="DescrioCasodeUso"/>
            </w:pPr>
          </w:p>
        </w:tc>
      </w:tr>
      <w:tr w:rsidR="0054584C" w:rsidRPr="00253559" w14:paraId="65A20773" w14:textId="77777777">
        <w:trPr>
          <w:trHeight w:val="340"/>
        </w:trPr>
        <w:tc>
          <w:tcPr>
            <w:tcW w:w="9041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09D90503" w14:textId="77777777" w:rsidR="0054584C" w:rsidRPr="00253559" w:rsidRDefault="00A70E4B">
            <w:pPr>
              <w:pStyle w:val="DescrioCasodeUso"/>
              <w:rPr>
                <w:b/>
              </w:rPr>
            </w:pPr>
            <w:r w:rsidRPr="00253559">
              <w:rPr>
                <w:b/>
              </w:rPr>
              <w:t>Fluxo de Eventos – Exclusão</w:t>
            </w:r>
          </w:p>
        </w:tc>
      </w:tr>
      <w:tr w:rsidR="0054584C" w:rsidRPr="00253559" w14:paraId="3670CDD5" w14:textId="77777777">
        <w:trPr>
          <w:trHeight w:val="567"/>
        </w:trPr>
        <w:tc>
          <w:tcPr>
            <w:tcW w:w="9041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1404ABEF" w14:textId="77777777" w:rsidR="0054584C" w:rsidRPr="00253559" w:rsidRDefault="0054584C">
            <w:pPr>
              <w:pStyle w:val="DescrioCasodeUso"/>
            </w:pPr>
          </w:p>
          <w:p w14:paraId="1244AB8C" w14:textId="77777777" w:rsidR="0054584C" w:rsidRPr="00253559" w:rsidRDefault="00A70E4B">
            <w:pPr>
              <w:pStyle w:val="DescrioCasodeUso"/>
              <w:numPr>
                <w:ilvl w:val="0"/>
                <w:numId w:val="37"/>
              </w:numPr>
            </w:pPr>
            <w:r w:rsidRPr="00253559">
              <w:t>Ator Gerente: Clica no botão “Itens” na barra superior do sistema;</w:t>
            </w:r>
          </w:p>
          <w:p w14:paraId="6F75C46B" w14:textId="77777777" w:rsidR="0054584C" w:rsidRPr="00253559" w:rsidRDefault="00A70E4B">
            <w:pPr>
              <w:pStyle w:val="DescrioCasodeUso"/>
              <w:numPr>
                <w:ilvl w:val="0"/>
                <w:numId w:val="37"/>
              </w:numPr>
            </w:pPr>
            <w:r w:rsidRPr="00253559">
              <w:t>Sistema: Exibe a lista de itens cadastrados;</w:t>
            </w:r>
          </w:p>
          <w:p w14:paraId="13FD1D4F" w14:textId="77777777" w:rsidR="0054584C" w:rsidRPr="00253559" w:rsidRDefault="00A70E4B">
            <w:pPr>
              <w:pStyle w:val="DescrioCasodeUso"/>
              <w:numPr>
                <w:ilvl w:val="0"/>
                <w:numId w:val="37"/>
              </w:numPr>
            </w:pPr>
            <w:r w:rsidRPr="00253559">
              <w:t>Ator Gerente: Faz uma busca, informando os dados para filtragem de itens;</w:t>
            </w:r>
          </w:p>
          <w:p w14:paraId="705A0A7B" w14:textId="77777777" w:rsidR="0054584C" w:rsidRPr="00253559" w:rsidRDefault="00A70E4B">
            <w:pPr>
              <w:pStyle w:val="DescrioCasodeUso"/>
              <w:numPr>
                <w:ilvl w:val="0"/>
                <w:numId w:val="37"/>
              </w:numPr>
            </w:pPr>
            <w:r w:rsidRPr="00253559">
              <w:lastRenderedPageBreak/>
              <w:t>Ator Gerente: Selecionar um item na lista para alteração;</w:t>
            </w:r>
          </w:p>
          <w:p w14:paraId="49510605" w14:textId="77777777" w:rsidR="0054584C" w:rsidRPr="00253559" w:rsidRDefault="00A70E4B">
            <w:pPr>
              <w:pStyle w:val="DescrioCasodeUso"/>
              <w:numPr>
                <w:ilvl w:val="0"/>
                <w:numId w:val="37"/>
              </w:numPr>
            </w:pPr>
            <w:r w:rsidRPr="00253559">
              <w:t>Ator Gerente: Clica no botão “Excluir”;</w:t>
            </w:r>
          </w:p>
          <w:p w14:paraId="4460D90A" w14:textId="77777777" w:rsidR="0054584C" w:rsidRPr="00253559" w:rsidRDefault="00A70E4B">
            <w:pPr>
              <w:pStyle w:val="DescrioCasodeUso"/>
              <w:numPr>
                <w:ilvl w:val="0"/>
                <w:numId w:val="37"/>
              </w:numPr>
            </w:pPr>
            <w:r w:rsidRPr="00253559">
              <w:t>Sistema: Exibe uma caixa de confirmação para a exclusão;</w:t>
            </w:r>
          </w:p>
          <w:p w14:paraId="52732BB3" w14:textId="77777777" w:rsidR="0054584C" w:rsidRPr="00253559" w:rsidRDefault="00A70E4B">
            <w:pPr>
              <w:pStyle w:val="DescrioCasodeUso"/>
              <w:numPr>
                <w:ilvl w:val="0"/>
                <w:numId w:val="37"/>
              </w:numPr>
            </w:pPr>
            <w:r w:rsidRPr="00253559">
              <w:t>Ator Gerente: Clica no botão “Sim”;</w:t>
            </w:r>
          </w:p>
          <w:p w14:paraId="27604E6A" w14:textId="77777777" w:rsidR="0054584C" w:rsidRPr="00253559" w:rsidRDefault="00A70E4B">
            <w:pPr>
              <w:pStyle w:val="DescrioCasodeUso"/>
              <w:numPr>
                <w:ilvl w:val="0"/>
                <w:numId w:val="37"/>
              </w:numPr>
            </w:pPr>
            <w:r w:rsidRPr="00253559">
              <w:t>Sistema: Exclui o produto da base de dados;</w:t>
            </w:r>
          </w:p>
          <w:p w14:paraId="34AD10ED" w14:textId="77777777" w:rsidR="0054584C" w:rsidRPr="00253559" w:rsidRDefault="00A70E4B">
            <w:pPr>
              <w:pStyle w:val="DescrioCasodeUso"/>
              <w:numPr>
                <w:ilvl w:val="0"/>
                <w:numId w:val="37"/>
              </w:numPr>
            </w:pPr>
            <w:r w:rsidRPr="00253559">
              <w:t>Sistema: Exibe uma mensagem informando a exclusão do item;</w:t>
            </w:r>
          </w:p>
          <w:p w14:paraId="6E6F1475" w14:textId="77777777" w:rsidR="0054584C" w:rsidRPr="00253559" w:rsidRDefault="0054584C">
            <w:pPr>
              <w:pStyle w:val="DescrioCasodeUso"/>
            </w:pPr>
          </w:p>
        </w:tc>
      </w:tr>
      <w:tr w:rsidR="0054584C" w:rsidRPr="00253559" w14:paraId="15B7DC17" w14:textId="77777777">
        <w:trPr>
          <w:trHeight w:val="420"/>
        </w:trPr>
        <w:tc>
          <w:tcPr>
            <w:tcW w:w="9041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20952BA3" w14:textId="77777777" w:rsidR="0054584C" w:rsidRPr="00253559" w:rsidRDefault="00A70E4B">
            <w:pPr>
              <w:pStyle w:val="DescrioCasodeUso"/>
              <w:rPr>
                <w:b/>
              </w:rPr>
            </w:pPr>
            <w:r w:rsidRPr="00253559">
              <w:rPr>
                <w:b/>
              </w:rPr>
              <w:lastRenderedPageBreak/>
              <w:t>Tratamento de Exceções</w:t>
            </w:r>
          </w:p>
        </w:tc>
      </w:tr>
      <w:tr w:rsidR="0054584C" w:rsidRPr="00253559" w14:paraId="046C69F4" w14:textId="77777777">
        <w:trPr>
          <w:trHeight w:val="420"/>
        </w:trPr>
        <w:tc>
          <w:tcPr>
            <w:tcW w:w="9041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498329F5" w14:textId="77777777" w:rsidR="0054584C" w:rsidRPr="00253559" w:rsidRDefault="0054584C">
            <w:pPr>
              <w:pStyle w:val="DescrioCasodeUso"/>
            </w:pPr>
          </w:p>
          <w:p w14:paraId="47ED8068" w14:textId="1B6D7D15" w:rsidR="0054584C" w:rsidRPr="00253559" w:rsidRDefault="000F351E">
            <w:pPr>
              <w:pStyle w:val="DescrioCasodeUso"/>
              <w:numPr>
                <w:ilvl w:val="0"/>
                <w:numId w:val="5"/>
              </w:numPr>
            </w:pPr>
            <w:r>
              <w:t xml:space="preserve">(6a,8b) </w:t>
            </w:r>
            <w:r w:rsidR="00A70E4B" w:rsidRPr="00253559">
              <w:t>O item não pôde ser gravado, os campos obrigatórios não foram preenchidos;</w:t>
            </w:r>
          </w:p>
          <w:p w14:paraId="7D63FEE7" w14:textId="77777777" w:rsidR="0054584C" w:rsidRPr="00253559" w:rsidRDefault="00A70E4B">
            <w:pPr>
              <w:pStyle w:val="DescrioCasodeUso"/>
              <w:numPr>
                <w:ilvl w:val="0"/>
                <w:numId w:val="38"/>
              </w:numPr>
            </w:pPr>
            <w:r w:rsidRPr="00253559">
              <w:t>Sistema: Exibe uma mensagem informando qual o campo não preenchido corretamente;</w:t>
            </w:r>
          </w:p>
          <w:p w14:paraId="0036DE0E" w14:textId="77777777" w:rsidR="0054584C" w:rsidRPr="00253559" w:rsidRDefault="00A70E4B">
            <w:pPr>
              <w:pStyle w:val="DescrioCasodeUso"/>
              <w:numPr>
                <w:ilvl w:val="0"/>
                <w:numId w:val="38"/>
              </w:numPr>
            </w:pPr>
            <w:r w:rsidRPr="00253559">
              <w:t>Sistema: Foca no campo não preenchido;</w:t>
            </w:r>
          </w:p>
          <w:p w14:paraId="53F1758F" w14:textId="77777777" w:rsidR="0054584C" w:rsidRPr="00253559" w:rsidRDefault="00A70E4B">
            <w:pPr>
              <w:pStyle w:val="DescrioCasodeUso"/>
              <w:numPr>
                <w:ilvl w:val="0"/>
                <w:numId w:val="38"/>
              </w:numPr>
            </w:pPr>
            <w:r w:rsidRPr="00253559">
              <w:t>Retorna ao fluxo de origem;</w:t>
            </w:r>
          </w:p>
          <w:p w14:paraId="7137CACF" w14:textId="77777777" w:rsidR="0054584C" w:rsidRPr="00253559" w:rsidRDefault="0054584C">
            <w:pPr>
              <w:pStyle w:val="DescrioCasodeUso"/>
            </w:pPr>
          </w:p>
        </w:tc>
      </w:tr>
      <w:tr w:rsidR="0054584C" w:rsidRPr="00253559" w14:paraId="1C179977" w14:textId="77777777">
        <w:trPr>
          <w:trHeight w:val="420"/>
        </w:trPr>
        <w:tc>
          <w:tcPr>
            <w:tcW w:w="9041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4E2967C4" w14:textId="77777777" w:rsidR="0054584C" w:rsidRPr="00253559" w:rsidRDefault="0054584C">
            <w:pPr>
              <w:pStyle w:val="DescrioCasodeUso"/>
            </w:pPr>
          </w:p>
          <w:p w14:paraId="257EB7E6" w14:textId="77777777" w:rsidR="0054584C" w:rsidRPr="00253559" w:rsidRDefault="00A70E4B">
            <w:pPr>
              <w:pStyle w:val="DescrioCasodeUso"/>
              <w:numPr>
                <w:ilvl w:val="0"/>
                <w:numId w:val="5"/>
              </w:numPr>
            </w:pPr>
            <w:r w:rsidRPr="00253559">
              <w:t>O produto não pôde ser gravado, já existe um item cadastrado com o mesmo nome;</w:t>
            </w:r>
          </w:p>
          <w:p w14:paraId="0961C966" w14:textId="77777777" w:rsidR="0054584C" w:rsidRPr="00253559" w:rsidRDefault="00A70E4B">
            <w:pPr>
              <w:pStyle w:val="DescrioCasodeUso"/>
              <w:numPr>
                <w:ilvl w:val="0"/>
                <w:numId w:val="39"/>
              </w:numPr>
            </w:pPr>
            <w:r w:rsidRPr="00253559">
              <w:t>Sistema: Exibe uma mensagem indicando que o produto já está cadastrado;</w:t>
            </w:r>
          </w:p>
          <w:p w14:paraId="0778158A" w14:textId="77777777" w:rsidR="0054584C" w:rsidRPr="00253559" w:rsidRDefault="00A70E4B">
            <w:pPr>
              <w:pStyle w:val="DescrioCasodeUso"/>
              <w:numPr>
                <w:ilvl w:val="0"/>
                <w:numId w:val="39"/>
              </w:numPr>
            </w:pPr>
            <w:r w:rsidRPr="00253559">
              <w:t>Sistema: Retorna ao fluxo de origem;</w:t>
            </w:r>
          </w:p>
          <w:p w14:paraId="24DF0D8D" w14:textId="77777777" w:rsidR="0054584C" w:rsidRPr="00253559" w:rsidRDefault="0054584C">
            <w:pPr>
              <w:pStyle w:val="DescrioCasodeUso"/>
            </w:pPr>
          </w:p>
        </w:tc>
      </w:tr>
    </w:tbl>
    <w:p w14:paraId="50672965" w14:textId="77777777" w:rsidR="0054584C" w:rsidRPr="00253559" w:rsidRDefault="0054584C">
      <w:pPr>
        <w:rPr>
          <w:rFonts w:cs="Arial"/>
        </w:rPr>
      </w:pPr>
    </w:p>
    <w:p w14:paraId="20ABE641" w14:textId="77777777" w:rsidR="0054584C" w:rsidRPr="00253559" w:rsidRDefault="0054584C">
      <w:pPr>
        <w:rPr>
          <w:rFonts w:cs="Arial"/>
        </w:rPr>
      </w:pPr>
    </w:p>
    <w:tbl>
      <w:tblPr>
        <w:tblW w:w="0" w:type="auto"/>
        <w:tblInd w:w="-18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-5" w:type="dxa"/>
        </w:tblCellMar>
        <w:tblLook w:val="04A0" w:firstRow="1" w:lastRow="0" w:firstColumn="1" w:lastColumn="0" w:noHBand="0" w:noVBand="1"/>
      </w:tblPr>
      <w:tblGrid>
        <w:gridCol w:w="2313"/>
        <w:gridCol w:w="6727"/>
      </w:tblGrid>
      <w:tr w:rsidR="0054584C" w:rsidRPr="00253559" w14:paraId="4AFA270D" w14:textId="77777777">
        <w:trPr>
          <w:trHeight w:val="708"/>
        </w:trPr>
        <w:tc>
          <w:tcPr>
            <w:tcW w:w="23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  <w:vAlign w:val="center"/>
          </w:tcPr>
          <w:p w14:paraId="7DAD07ED" w14:textId="77777777" w:rsidR="0054584C" w:rsidRPr="00253559" w:rsidRDefault="00A70E4B">
            <w:pPr>
              <w:rPr>
                <w:rFonts w:cs="Arial"/>
                <w:b/>
                <w:sz w:val="28"/>
                <w:szCs w:val="28"/>
              </w:rPr>
            </w:pPr>
            <w:r w:rsidRPr="00253559">
              <w:rPr>
                <w:rFonts w:cs="Arial"/>
                <w:b/>
                <w:sz w:val="28"/>
                <w:szCs w:val="28"/>
              </w:rPr>
              <w:t>UC 01</w:t>
            </w:r>
          </w:p>
          <w:p w14:paraId="721617C4" w14:textId="77777777" w:rsidR="0054584C" w:rsidRPr="00253559" w:rsidRDefault="00A70E4B">
            <w:pPr>
              <w:rPr>
                <w:rFonts w:cs="Arial"/>
                <w:b/>
                <w:sz w:val="28"/>
                <w:szCs w:val="28"/>
              </w:rPr>
            </w:pPr>
            <w:r w:rsidRPr="00253559">
              <w:rPr>
                <w:rFonts w:cs="Arial"/>
                <w:b/>
                <w:sz w:val="28"/>
                <w:szCs w:val="28"/>
              </w:rPr>
              <w:t>RF 05</w:t>
            </w:r>
          </w:p>
        </w:tc>
        <w:tc>
          <w:tcPr>
            <w:tcW w:w="67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  <w:vAlign w:val="center"/>
          </w:tcPr>
          <w:p w14:paraId="549AA008" w14:textId="77777777" w:rsidR="0054584C" w:rsidRPr="00253559" w:rsidRDefault="00A70E4B">
            <w:pPr>
              <w:pStyle w:val="NomeCasodeUso"/>
              <w:rPr>
                <w:rFonts w:ascii="Arial" w:hAnsi="Arial"/>
              </w:rPr>
            </w:pPr>
            <w:bookmarkStart w:id="118" w:name="_Toc422418726"/>
            <w:r w:rsidRPr="00253559">
              <w:rPr>
                <w:rFonts w:ascii="Arial" w:hAnsi="Arial"/>
              </w:rPr>
              <w:t>Gerenciar Clientes</w:t>
            </w:r>
            <w:bookmarkEnd w:id="118"/>
          </w:p>
        </w:tc>
      </w:tr>
      <w:tr w:rsidR="0054584C" w:rsidRPr="00253559" w14:paraId="1ACA83FF" w14:textId="77777777">
        <w:trPr>
          <w:trHeight w:val="340"/>
        </w:trPr>
        <w:tc>
          <w:tcPr>
            <w:tcW w:w="23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79B8F6E2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Ator</w:t>
            </w:r>
          </w:p>
        </w:tc>
        <w:tc>
          <w:tcPr>
            <w:tcW w:w="67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47E44226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Gerente</w:t>
            </w:r>
          </w:p>
        </w:tc>
      </w:tr>
      <w:tr w:rsidR="0054584C" w:rsidRPr="00253559" w14:paraId="2EFADB5D" w14:textId="77777777">
        <w:trPr>
          <w:trHeight w:val="567"/>
        </w:trPr>
        <w:tc>
          <w:tcPr>
            <w:tcW w:w="23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66369F75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Descrição</w:t>
            </w:r>
          </w:p>
        </w:tc>
        <w:tc>
          <w:tcPr>
            <w:tcW w:w="67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589032D4" w14:textId="77777777" w:rsidR="0054584C" w:rsidRPr="00253559" w:rsidRDefault="00A70E4B">
            <w:pPr>
              <w:pStyle w:val="DescrioCasodeUso"/>
            </w:pPr>
            <w:r w:rsidRPr="00253559">
              <w:t>Gerenciamento dos clientes que se cadastraram no sistema.</w:t>
            </w:r>
          </w:p>
        </w:tc>
      </w:tr>
      <w:tr w:rsidR="0054584C" w:rsidRPr="00253559" w14:paraId="2D20A1F6" w14:textId="77777777">
        <w:trPr>
          <w:trHeight w:val="340"/>
        </w:trPr>
        <w:tc>
          <w:tcPr>
            <w:tcW w:w="23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68BE4B49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Pré-condição</w:t>
            </w:r>
          </w:p>
        </w:tc>
        <w:tc>
          <w:tcPr>
            <w:tcW w:w="67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675B1AD1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Funcionário cadastrado</w:t>
            </w:r>
          </w:p>
        </w:tc>
      </w:tr>
      <w:tr w:rsidR="0054584C" w:rsidRPr="00253559" w14:paraId="244EFBC9" w14:textId="77777777">
        <w:trPr>
          <w:trHeight w:val="340"/>
        </w:trPr>
        <w:tc>
          <w:tcPr>
            <w:tcW w:w="23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57F232A2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Pós-condição</w:t>
            </w:r>
          </w:p>
        </w:tc>
        <w:tc>
          <w:tcPr>
            <w:tcW w:w="67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018D49A5" w14:textId="77777777" w:rsidR="0054584C" w:rsidRPr="00253559" w:rsidRDefault="0054584C"/>
        </w:tc>
      </w:tr>
      <w:tr w:rsidR="0054584C" w:rsidRPr="00253559" w14:paraId="6E00A1B8" w14:textId="77777777">
        <w:trPr>
          <w:trHeight w:val="340"/>
        </w:trPr>
        <w:tc>
          <w:tcPr>
            <w:tcW w:w="9040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051E1462" w14:textId="77777777" w:rsidR="0054584C" w:rsidRPr="00253559" w:rsidRDefault="00A70E4B">
            <w:pPr>
              <w:pStyle w:val="DescrioCasodeUso"/>
              <w:rPr>
                <w:b/>
              </w:rPr>
            </w:pPr>
            <w:r w:rsidRPr="00253559">
              <w:rPr>
                <w:b/>
              </w:rPr>
              <w:t>Fluxo de Eventos – Inclusão</w:t>
            </w:r>
          </w:p>
        </w:tc>
      </w:tr>
      <w:tr w:rsidR="0054584C" w:rsidRPr="00253559" w14:paraId="2CE0C6E0" w14:textId="77777777">
        <w:trPr>
          <w:trHeight w:val="408"/>
        </w:trPr>
        <w:tc>
          <w:tcPr>
            <w:tcW w:w="9040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2948F530" w14:textId="77777777" w:rsidR="0054584C" w:rsidRPr="00253559" w:rsidRDefault="0054584C">
            <w:pPr>
              <w:pStyle w:val="DescrioCasodeUso"/>
            </w:pPr>
          </w:p>
          <w:p w14:paraId="6EF2EC81" w14:textId="77777777" w:rsidR="0054584C" w:rsidRPr="00253559" w:rsidRDefault="00A70E4B">
            <w:pPr>
              <w:pStyle w:val="DescrioCasodeUso"/>
              <w:numPr>
                <w:ilvl w:val="0"/>
                <w:numId w:val="22"/>
              </w:numPr>
            </w:pPr>
            <w:r w:rsidRPr="00253559">
              <w:lastRenderedPageBreak/>
              <w:t>Ator Funcionário: Clica no botão “Clientes” no menu superior do sistema;</w:t>
            </w:r>
          </w:p>
          <w:p w14:paraId="7868084C" w14:textId="77777777" w:rsidR="0054584C" w:rsidRPr="00253559" w:rsidRDefault="00A70E4B">
            <w:pPr>
              <w:pStyle w:val="DescrioCasodeUso"/>
              <w:numPr>
                <w:ilvl w:val="0"/>
                <w:numId w:val="22"/>
              </w:numPr>
            </w:pPr>
            <w:r w:rsidRPr="00253559">
              <w:t>Sistema: Exibe a lista de funcionários cadastrados;</w:t>
            </w:r>
          </w:p>
          <w:p w14:paraId="4A133A21" w14:textId="77777777" w:rsidR="0054584C" w:rsidRPr="00253559" w:rsidRDefault="00A70E4B">
            <w:pPr>
              <w:pStyle w:val="DescrioCasodeUso"/>
              <w:numPr>
                <w:ilvl w:val="0"/>
                <w:numId w:val="22"/>
              </w:numPr>
            </w:pPr>
            <w:r w:rsidRPr="00253559">
              <w:t>Ator Funcionário: Clica no botão “Novo”;</w:t>
            </w:r>
          </w:p>
          <w:p w14:paraId="5EA9DAD4" w14:textId="77777777" w:rsidR="0054584C" w:rsidRPr="00253559" w:rsidRDefault="00A70E4B">
            <w:pPr>
              <w:pStyle w:val="DescrioCasodeUso"/>
              <w:numPr>
                <w:ilvl w:val="0"/>
                <w:numId w:val="22"/>
              </w:numPr>
            </w:pPr>
            <w:r w:rsidRPr="00253559">
              <w:t>Sistema: Exibe a tela de cadastro de clientes;</w:t>
            </w:r>
          </w:p>
          <w:p w14:paraId="353CE4DD" w14:textId="77777777" w:rsidR="0054584C" w:rsidRPr="00253559" w:rsidRDefault="00A70E4B">
            <w:pPr>
              <w:pStyle w:val="DescrioCasodeUso"/>
              <w:numPr>
                <w:ilvl w:val="0"/>
                <w:numId w:val="22"/>
              </w:numPr>
            </w:pPr>
            <w:r w:rsidRPr="00253559">
              <w:t>Ator Funcionário: Preenche os campos com os dados do cliente;</w:t>
            </w:r>
          </w:p>
          <w:p w14:paraId="7C24B0B2" w14:textId="77777777" w:rsidR="0054584C" w:rsidRPr="00253559" w:rsidRDefault="00A70E4B">
            <w:pPr>
              <w:pStyle w:val="DescrioCasodeUso"/>
              <w:numPr>
                <w:ilvl w:val="0"/>
                <w:numId w:val="22"/>
              </w:numPr>
            </w:pPr>
            <w:r w:rsidRPr="00253559">
              <w:t>Ator Funcionário: Clica no botão “Salvar”</w:t>
            </w:r>
          </w:p>
          <w:p w14:paraId="269BA8A2" w14:textId="77777777" w:rsidR="0054584C" w:rsidRPr="00253559" w:rsidRDefault="00A70E4B">
            <w:pPr>
              <w:pStyle w:val="DescrioCasodeUso"/>
              <w:numPr>
                <w:ilvl w:val="0"/>
                <w:numId w:val="22"/>
              </w:numPr>
            </w:pPr>
            <w:r w:rsidRPr="00253559">
              <w:t>Sistema: Valida os campos obrigatórios;</w:t>
            </w:r>
          </w:p>
          <w:p w14:paraId="3CA10E04" w14:textId="77777777" w:rsidR="0054584C" w:rsidRPr="00253559" w:rsidRDefault="00A70E4B">
            <w:pPr>
              <w:pStyle w:val="DescrioCasodeUso"/>
              <w:numPr>
                <w:ilvl w:val="0"/>
                <w:numId w:val="22"/>
              </w:numPr>
            </w:pPr>
            <w:r w:rsidRPr="00253559">
              <w:t>Sistema: Exibe uma mensagem de sucesso;</w:t>
            </w:r>
          </w:p>
          <w:p w14:paraId="09A38E04" w14:textId="77777777" w:rsidR="0054584C" w:rsidRPr="00253559" w:rsidRDefault="00A70E4B">
            <w:pPr>
              <w:pStyle w:val="DescrioCasodeUso"/>
              <w:numPr>
                <w:ilvl w:val="0"/>
                <w:numId w:val="22"/>
              </w:numPr>
            </w:pPr>
            <w:r w:rsidRPr="00253559">
              <w:t>Sistema: Retorna a listagem de clientes;</w:t>
            </w:r>
          </w:p>
          <w:p w14:paraId="628BEBC5" w14:textId="77777777" w:rsidR="0054584C" w:rsidRPr="00253559" w:rsidRDefault="0054584C">
            <w:pPr>
              <w:pStyle w:val="DescrioCasodeUso"/>
            </w:pPr>
          </w:p>
        </w:tc>
      </w:tr>
      <w:tr w:rsidR="0054584C" w:rsidRPr="00253559" w14:paraId="4389922D" w14:textId="77777777">
        <w:trPr>
          <w:trHeight w:val="420"/>
        </w:trPr>
        <w:tc>
          <w:tcPr>
            <w:tcW w:w="9040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463A3ED7" w14:textId="77777777" w:rsidR="0054584C" w:rsidRPr="00253559" w:rsidRDefault="00A70E4B">
            <w:pPr>
              <w:pStyle w:val="DescrioCasodeUso"/>
              <w:rPr>
                <w:b/>
              </w:rPr>
            </w:pPr>
            <w:r w:rsidRPr="00253559">
              <w:rPr>
                <w:b/>
              </w:rPr>
              <w:lastRenderedPageBreak/>
              <w:t>Fluxo de Eventos – Alteração</w:t>
            </w:r>
          </w:p>
        </w:tc>
      </w:tr>
      <w:tr w:rsidR="0054584C" w:rsidRPr="00253559" w14:paraId="4A8FD9E4" w14:textId="77777777">
        <w:trPr>
          <w:trHeight w:val="420"/>
        </w:trPr>
        <w:tc>
          <w:tcPr>
            <w:tcW w:w="9040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0FB99A8C" w14:textId="77777777" w:rsidR="0054584C" w:rsidRPr="00253559" w:rsidRDefault="0054584C">
            <w:pPr>
              <w:pStyle w:val="DescrioCasodeUso"/>
            </w:pPr>
          </w:p>
          <w:p w14:paraId="5E6AAA4D" w14:textId="77777777" w:rsidR="0054584C" w:rsidRPr="00253559" w:rsidRDefault="00A70E4B">
            <w:pPr>
              <w:pStyle w:val="DescrioCasodeUso"/>
              <w:numPr>
                <w:ilvl w:val="0"/>
                <w:numId w:val="23"/>
              </w:numPr>
            </w:pPr>
            <w:r w:rsidRPr="00253559">
              <w:t>Ator Funcionário: Clica no botão “Clientes” no menu superior;</w:t>
            </w:r>
          </w:p>
          <w:p w14:paraId="3D1423B7" w14:textId="77777777" w:rsidR="0054584C" w:rsidRPr="00253559" w:rsidRDefault="00A70E4B">
            <w:pPr>
              <w:pStyle w:val="DescrioCasodeUso"/>
              <w:numPr>
                <w:ilvl w:val="0"/>
                <w:numId w:val="23"/>
              </w:numPr>
            </w:pPr>
            <w:r w:rsidRPr="00253559">
              <w:t>Sistema: Exibe a lista de clientes do sistema;</w:t>
            </w:r>
          </w:p>
          <w:p w14:paraId="48AAF1DB" w14:textId="2E1BAEA4" w:rsidR="0054584C" w:rsidRPr="00253559" w:rsidRDefault="00A140B5">
            <w:pPr>
              <w:pStyle w:val="DescrioCasodeUso"/>
              <w:numPr>
                <w:ilvl w:val="0"/>
                <w:numId w:val="23"/>
              </w:numPr>
            </w:pPr>
            <w:r>
              <w:t>Ator</w:t>
            </w:r>
            <w:r w:rsidR="00A70E4B" w:rsidRPr="00253559">
              <w:t xml:space="preserve"> Funcionário: Seleciona uma cliente na lista;</w:t>
            </w:r>
          </w:p>
          <w:p w14:paraId="610D383F" w14:textId="77777777" w:rsidR="0054584C" w:rsidRPr="00253559" w:rsidRDefault="00A70E4B">
            <w:pPr>
              <w:pStyle w:val="DescrioCasodeUso"/>
              <w:numPr>
                <w:ilvl w:val="0"/>
                <w:numId w:val="23"/>
              </w:numPr>
            </w:pPr>
            <w:r w:rsidRPr="00253559">
              <w:t>Sistema: Exibe os dados do cliente para alteração;</w:t>
            </w:r>
          </w:p>
          <w:p w14:paraId="5333B2FC" w14:textId="77777777" w:rsidR="0054584C" w:rsidRPr="00253559" w:rsidRDefault="00A70E4B">
            <w:pPr>
              <w:pStyle w:val="DescrioCasodeUso"/>
              <w:numPr>
                <w:ilvl w:val="0"/>
                <w:numId w:val="23"/>
              </w:numPr>
            </w:pPr>
            <w:r w:rsidRPr="00253559">
              <w:t>Ator Funcionário: Altera os dados do cliente;</w:t>
            </w:r>
          </w:p>
          <w:p w14:paraId="01664F2F" w14:textId="77777777" w:rsidR="0054584C" w:rsidRPr="00253559" w:rsidRDefault="00A70E4B">
            <w:pPr>
              <w:pStyle w:val="DescrioCasodeUso"/>
              <w:numPr>
                <w:ilvl w:val="0"/>
                <w:numId w:val="23"/>
              </w:numPr>
            </w:pPr>
            <w:r w:rsidRPr="00253559">
              <w:t>Ator Funcionário: Clica no botão “Salvar”;</w:t>
            </w:r>
          </w:p>
          <w:p w14:paraId="4CF86530" w14:textId="77777777" w:rsidR="0054584C" w:rsidRPr="00253559" w:rsidRDefault="00A70E4B">
            <w:pPr>
              <w:pStyle w:val="DescrioCasodeUso"/>
              <w:numPr>
                <w:ilvl w:val="0"/>
                <w:numId w:val="23"/>
              </w:numPr>
            </w:pPr>
            <w:r w:rsidRPr="00253559">
              <w:t>Sistema: Valida os dados informados;</w:t>
            </w:r>
          </w:p>
          <w:p w14:paraId="704EB53B" w14:textId="77777777" w:rsidR="0054584C" w:rsidRPr="00253559" w:rsidRDefault="00A70E4B">
            <w:pPr>
              <w:pStyle w:val="DescrioCasodeUso"/>
              <w:numPr>
                <w:ilvl w:val="0"/>
                <w:numId w:val="23"/>
              </w:numPr>
            </w:pPr>
            <w:r w:rsidRPr="00253559">
              <w:t>Sistema: Salva os dados na base de dados;</w:t>
            </w:r>
          </w:p>
          <w:p w14:paraId="168B9917" w14:textId="77777777" w:rsidR="0054584C" w:rsidRPr="00253559" w:rsidRDefault="00A70E4B">
            <w:pPr>
              <w:pStyle w:val="DescrioCasodeUso"/>
              <w:numPr>
                <w:ilvl w:val="0"/>
                <w:numId w:val="23"/>
              </w:numPr>
            </w:pPr>
            <w:r w:rsidRPr="00253559">
              <w:t>Sistema: Exibe uma mensagem de sucesso;</w:t>
            </w:r>
          </w:p>
          <w:p w14:paraId="047CB631" w14:textId="77777777" w:rsidR="0054584C" w:rsidRPr="00253559" w:rsidRDefault="00A70E4B">
            <w:pPr>
              <w:pStyle w:val="DescrioCasodeUso"/>
              <w:numPr>
                <w:ilvl w:val="0"/>
                <w:numId w:val="23"/>
              </w:numPr>
            </w:pPr>
            <w:r w:rsidRPr="00253559">
              <w:t>Sistema: Exibe a listagem de clientes;</w:t>
            </w:r>
          </w:p>
          <w:p w14:paraId="3F661712" w14:textId="77777777" w:rsidR="0054584C" w:rsidRPr="00253559" w:rsidRDefault="0054584C">
            <w:pPr>
              <w:pStyle w:val="DescrioCasodeUso"/>
            </w:pPr>
          </w:p>
        </w:tc>
      </w:tr>
      <w:tr w:rsidR="0054584C" w:rsidRPr="00253559" w14:paraId="1B8060B8" w14:textId="77777777">
        <w:trPr>
          <w:trHeight w:val="340"/>
        </w:trPr>
        <w:tc>
          <w:tcPr>
            <w:tcW w:w="9040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0BA6DD31" w14:textId="77777777" w:rsidR="0054584C" w:rsidRPr="00253559" w:rsidRDefault="00A70E4B">
            <w:pPr>
              <w:pStyle w:val="DescrioCasodeUso"/>
              <w:rPr>
                <w:b/>
              </w:rPr>
            </w:pPr>
            <w:bookmarkStart w:id="119" w:name="__DdeLink__1244_273206045"/>
            <w:bookmarkEnd w:id="119"/>
            <w:r w:rsidRPr="00253559">
              <w:rPr>
                <w:b/>
              </w:rPr>
              <w:t>Fluxo de Eventos – Exclusão</w:t>
            </w:r>
          </w:p>
        </w:tc>
      </w:tr>
      <w:tr w:rsidR="0054584C" w:rsidRPr="00253559" w14:paraId="087385F7" w14:textId="77777777">
        <w:trPr>
          <w:trHeight w:val="567"/>
        </w:trPr>
        <w:tc>
          <w:tcPr>
            <w:tcW w:w="9040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270B2400" w14:textId="77777777" w:rsidR="0054584C" w:rsidRPr="00253559" w:rsidRDefault="0054584C">
            <w:pPr>
              <w:pStyle w:val="DescrioCasodeUso"/>
            </w:pPr>
          </w:p>
          <w:p w14:paraId="7170CD78" w14:textId="77777777" w:rsidR="0054584C" w:rsidRPr="00253559" w:rsidRDefault="00A70E4B">
            <w:pPr>
              <w:pStyle w:val="DescrioCasodeUso"/>
              <w:numPr>
                <w:ilvl w:val="0"/>
                <w:numId w:val="21"/>
              </w:numPr>
            </w:pPr>
            <w:r w:rsidRPr="00253559">
              <w:t>Ator Funcionário: Clica no botão “Clientes” na barra superior do sistema;</w:t>
            </w:r>
          </w:p>
          <w:p w14:paraId="0F875AA6" w14:textId="77777777" w:rsidR="0054584C" w:rsidRPr="00253559" w:rsidRDefault="00A70E4B">
            <w:pPr>
              <w:pStyle w:val="DescrioCasodeUso"/>
              <w:numPr>
                <w:ilvl w:val="0"/>
                <w:numId w:val="21"/>
              </w:numPr>
            </w:pPr>
            <w:r w:rsidRPr="00253559">
              <w:t>Sistema: Exibe a lista de clientes;</w:t>
            </w:r>
          </w:p>
          <w:p w14:paraId="56AD5511" w14:textId="77777777" w:rsidR="0054584C" w:rsidRPr="00253559" w:rsidRDefault="00A70E4B">
            <w:pPr>
              <w:pStyle w:val="DescrioCasodeUso"/>
              <w:numPr>
                <w:ilvl w:val="0"/>
                <w:numId w:val="21"/>
              </w:numPr>
            </w:pPr>
            <w:r w:rsidRPr="00253559">
              <w:t>Ator Funcionário: Faz uma busca pelo cliente que deseja alterar;</w:t>
            </w:r>
          </w:p>
          <w:p w14:paraId="52A540F2" w14:textId="77777777" w:rsidR="0054584C" w:rsidRPr="00253559" w:rsidRDefault="00A70E4B">
            <w:pPr>
              <w:pStyle w:val="DescrioCasodeUso"/>
              <w:numPr>
                <w:ilvl w:val="0"/>
                <w:numId w:val="21"/>
              </w:numPr>
            </w:pPr>
            <w:r w:rsidRPr="00253559">
              <w:t>Ator Funcionário: Selecionar um cliente na lista para alteração;</w:t>
            </w:r>
          </w:p>
          <w:p w14:paraId="28B9609A" w14:textId="77777777" w:rsidR="0054584C" w:rsidRPr="00253559" w:rsidRDefault="00A70E4B">
            <w:pPr>
              <w:pStyle w:val="DescrioCasodeUso"/>
              <w:numPr>
                <w:ilvl w:val="0"/>
                <w:numId w:val="21"/>
              </w:numPr>
            </w:pPr>
            <w:r w:rsidRPr="00253559">
              <w:t>Ator Funcionário: Clica no botão “Excluir”;</w:t>
            </w:r>
          </w:p>
          <w:p w14:paraId="6ABBC1DE" w14:textId="77777777" w:rsidR="0054584C" w:rsidRPr="00253559" w:rsidRDefault="00A70E4B">
            <w:pPr>
              <w:pStyle w:val="DescrioCasodeUso"/>
              <w:numPr>
                <w:ilvl w:val="0"/>
                <w:numId w:val="21"/>
              </w:numPr>
            </w:pPr>
            <w:r w:rsidRPr="00253559">
              <w:t>Sistema: Exibe uma caixa de confirmação de exclusão;</w:t>
            </w:r>
          </w:p>
          <w:p w14:paraId="40095E41" w14:textId="77777777" w:rsidR="0054584C" w:rsidRDefault="00A70E4B">
            <w:pPr>
              <w:pStyle w:val="DescrioCasodeUso"/>
              <w:numPr>
                <w:ilvl w:val="0"/>
                <w:numId w:val="21"/>
              </w:numPr>
            </w:pPr>
            <w:r w:rsidRPr="00253559">
              <w:t>Ator Funcionário: Clica no botão “Sim”;</w:t>
            </w:r>
          </w:p>
          <w:p w14:paraId="1BF70152" w14:textId="3A1AA0B8" w:rsidR="00197AFD" w:rsidRPr="00253559" w:rsidRDefault="00197AFD">
            <w:pPr>
              <w:pStyle w:val="DescrioCasodeUso"/>
              <w:numPr>
                <w:ilvl w:val="0"/>
                <w:numId w:val="21"/>
              </w:numPr>
            </w:pPr>
            <w:r>
              <w:t>Sistema: Verifica a existência de pedidos vinculados a este cliente.</w:t>
            </w:r>
          </w:p>
          <w:p w14:paraId="4271C013" w14:textId="77777777" w:rsidR="0054584C" w:rsidRPr="00253559" w:rsidRDefault="00A70E4B">
            <w:pPr>
              <w:pStyle w:val="DescrioCasodeUso"/>
              <w:numPr>
                <w:ilvl w:val="0"/>
                <w:numId w:val="21"/>
              </w:numPr>
            </w:pPr>
            <w:r w:rsidRPr="00253559">
              <w:lastRenderedPageBreak/>
              <w:t>Sistema: Exclui o cliente da base de dados do sistema;</w:t>
            </w:r>
          </w:p>
          <w:p w14:paraId="20E2784A" w14:textId="77777777" w:rsidR="0054584C" w:rsidRPr="00253559" w:rsidRDefault="00A70E4B">
            <w:pPr>
              <w:pStyle w:val="DescrioCasodeUso"/>
              <w:numPr>
                <w:ilvl w:val="0"/>
                <w:numId w:val="21"/>
              </w:numPr>
            </w:pPr>
            <w:r w:rsidRPr="00253559">
              <w:t>Sistema: Exibe uma mensagem informando a exclusão do cliente;</w:t>
            </w:r>
          </w:p>
          <w:p w14:paraId="2B2D6B20" w14:textId="77777777" w:rsidR="0054584C" w:rsidRPr="00253559" w:rsidRDefault="0054584C">
            <w:pPr>
              <w:pStyle w:val="DescrioCasodeUso"/>
            </w:pPr>
          </w:p>
        </w:tc>
      </w:tr>
      <w:tr w:rsidR="0054584C" w:rsidRPr="00253559" w14:paraId="069CAF20" w14:textId="77777777">
        <w:trPr>
          <w:trHeight w:val="420"/>
        </w:trPr>
        <w:tc>
          <w:tcPr>
            <w:tcW w:w="9040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52E71851" w14:textId="77777777" w:rsidR="0054584C" w:rsidRPr="00253559" w:rsidRDefault="00A70E4B">
            <w:pPr>
              <w:pStyle w:val="DescrioCasodeUso"/>
              <w:rPr>
                <w:b/>
              </w:rPr>
            </w:pPr>
            <w:r w:rsidRPr="00253559">
              <w:rPr>
                <w:b/>
              </w:rPr>
              <w:lastRenderedPageBreak/>
              <w:t>Tratamento de Exceções</w:t>
            </w:r>
          </w:p>
        </w:tc>
      </w:tr>
      <w:tr w:rsidR="0054584C" w:rsidRPr="00253559" w14:paraId="70A622DF" w14:textId="77777777">
        <w:trPr>
          <w:trHeight w:val="420"/>
        </w:trPr>
        <w:tc>
          <w:tcPr>
            <w:tcW w:w="9040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43F70DFB" w14:textId="77777777" w:rsidR="0054584C" w:rsidRPr="00253559" w:rsidRDefault="0054584C">
            <w:pPr>
              <w:pStyle w:val="DescrioCasodeUso"/>
            </w:pPr>
          </w:p>
          <w:p w14:paraId="77E0283A" w14:textId="1F8189FD" w:rsidR="0054584C" w:rsidRPr="00253559" w:rsidRDefault="00197AFD">
            <w:pPr>
              <w:pStyle w:val="DescrioCasodeUso"/>
              <w:numPr>
                <w:ilvl w:val="0"/>
                <w:numId w:val="42"/>
              </w:numPr>
            </w:pPr>
            <w:r>
              <w:t xml:space="preserve">(9c) </w:t>
            </w:r>
            <w:r w:rsidR="00A70E4B" w:rsidRPr="00253559">
              <w:t>O cliente não pôde ser excluído, existem pedidos pendentes para este cliente;</w:t>
            </w:r>
          </w:p>
          <w:p w14:paraId="6D74354D" w14:textId="77777777" w:rsidR="0054584C" w:rsidRPr="00253559" w:rsidRDefault="00A70E4B">
            <w:pPr>
              <w:pStyle w:val="DescrioCasodeUso"/>
              <w:numPr>
                <w:ilvl w:val="0"/>
                <w:numId w:val="43"/>
              </w:numPr>
            </w:pPr>
            <w:r w:rsidRPr="00253559">
              <w:t>Sistema: Exibe uma mensagem informando que o cliente não pode ser excluído;</w:t>
            </w:r>
          </w:p>
          <w:p w14:paraId="1E2DAB1C" w14:textId="77777777" w:rsidR="0054584C" w:rsidRPr="00253559" w:rsidRDefault="00A70E4B">
            <w:pPr>
              <w:pStyle w:val="DescrioCasodeUso"/>
              <w:numPr>
                <w:ilvl w:val="0"/>
                <w:numId w:val="43"/>
              </w:numPr>
            </w:pPr>
            <w:r w:rsidRPr="00253559">
              <w:t>Sistema: Retorna ao fluxo de origem</w:t>
            </w:r>
          </w:p>
          <w:p w14:paraId="590A0672" w14:textId="77777777" w:rsidR="0054584C" w:rsidRPr="00253559" w:rsidRDefault="0054584C">
            <w:pPr>
              <w:pStyle w:val="DescrioCasodeUso"/>
            </w:pPr>
          </w:p>
        </w:tc>
      </w:tr>
      <w:tr w:rsidR="0054584C" w:rsidRPr="00253559" w14:paraId="384DB66B" w14:textId="77777777">
        <w:trPr>
          <w:trHeight w:val="420"/>
        </w:trPr>
        <w:tc>
          <w:tcPr>
            <w:tcW w:w="9040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3094AE96" w14:textId="77777777" w:rsidR="0054584C" w:rsidRPr="00253559" w:rsidRDefault="0054584C"/>
          <w:p w14:paraId="52FA87C8" w14:textId="57A06C1C" w:rsidR="0054584C" w:rsidRPr="00253559" w:rsidRDefault="00197AFD">
            <w:pPr>
              <w:pStyle w:val="DescrioCasodeUso"/>
              <w:numPr>
                <w:ilvl w:val="0"/>
                <w:numId w:val="44"/>
              </w:numPr>
            </w:pPr>
            <w:r>
              <w:t xml:space="preserve">(7a) </w:t>
            </w:r>
            <w:r w:rsidR="00A70E4B" w:rsidRPr="00253559">
              <w:t>Cliente não pode ser cadastrado, dados obrigatórios não foram informados;</w:t>
            </w:r>
          </w:p>
          <w:p w14:paraId="7037F4F2" w14:textId="77777777" w:rsidR="0054584C" w:rsidRPr="00253559" w:rsidRDefault="00A70E4B">
            <w:pPr>
              <w:pStyle w:val="DescrioCasodeUso"/>
              <w:numPr>
                <w:ilvl w:val="0"/>
                <w:numId w:val="45"/>
              </w:numPr>
            </w:pPr>
            <w:r w:rsidRPr="00253559">
              <w:t>Sistema: Exibe uma mensagem informando quais campos devem ser preenchidos;</w:t>
            </w:r>
          </w:p>
          <w:p w14:paraId="2DBCDA55" w14:textId="77777777" w:rsidR="0054584C" w:rsidRPr="00253559" w:rsidRDefault="00A70E4B">
            <w:pPr>
              <w:pStyle w:val="DescrioCasodeUso"/>
              <w:numPr>
                <w:ilvl w:val="0"/>
                <w:numId w:val="45"/>
              </w:numPr>
            </w:pPr>
            <w:r w:rsidRPr="00253559">
              <w:t>Sistema: Foca o cursor no campo em questão;</w:t>
            </w:r>
          </w:p>
          <w:p w14:paraId="4110B071" w14:textId="77777777" w:rsidR="0054584C" w:rsidRPr="00253559" w:rsidRDefault="0054584C">
            <w:pPr>
              <w:pStyle w:val="DescrioCasodeUso"/>
            </w:pPr>
          </w:p>
        </w:tc>
      </w:tr>
      <w:tr w:rsidR="0054584C" w:rsidRPr="00253559" w14:paraId="326A917D" w14:textId="77777777">
        <w:trPr>
          <w:trHeight w:val="420"/>
        </w:trPr>
        <w:tc>
          <w:tcPr>
            <w:tcW w:w="9040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185BF8C5" w14:textId="77777777" w:rsidR="0054584C" w:rsidRPr="00253559" w:rsidRDefault="0054584C">
            <w:pPr>
              <w:pStyle w:val="DescrioCasodeUso"/>
            </w:pPr>
          </w:p>
          <w:p w14:paraId="1B636580" w14:textId="406053B3" w:rsidR="0054584C" w:rsidRPr="00253559" w:rsidRDefault="00197AFD">
            <w:pPr>
              <w:pStyle w:val="DescrioCasodeUso"/>
              <w:numPr>
                <w:ilvl w:val="0"/>
                <w:numId w:val="46"/>
              </w:numPr>
            </w:pPr>
            <w:r>
              <w:t xml:space="preserve">(7b) </w:t>
            </w:r>
            <w:r w:rsidR="00A70E4B" w:rsidRPr="00253559">
              <w:t>Cliente não pode ser alterado, dados informados estão incorretos;</w:t>
            </w:r>
          </w:p>
          <w:p w14:paraId="4F39A15D" w14:textId="77777777" w:rsidR="0054584C" w:rsidRPr="00253559" w:rsidRDefault="00A70E4B">
            <w:pPr>
              <w:pStyle w:val="DescrioCasodeUso"/>
              <w:numPr>
                <w:ilvl w:val="0"/>
                <w:numId w:val="47"/>
              </w:numPr>
            </w:pPr>
            <w:r w:rsidRPr="00253559">
              <w:t>Sistema: Exibe a mensagem de erro informando os dados que estão incorretos;</w:t>
            </w:r>
          </w:p>
          <w:p w14:paraId="70F039A9" w14:textId="77777777" w:rsidR="0054584C" w:rsidRPr="00253559" w:rsidRDefault="00A70E4B">
            <w:pPr>
              <w:pStyle w:val="DescrioCasodeUso"/>
              <w:numPr>
                <w:ilvl w:val="0"/>
                <w:numId w:val="47"/>
              </w:numPr>
            </w:pPr>
            <w:r w:rsidRPr="00253559">
              <w:t>Sistema: Retorna ao fluxo de origem;</w:t>
            </w:r>
          </w:p>
          <w:p w14:paraId="4AE0F02B" w14:textId="77777777" w:rsidR="0054584C" w:rsidRPr="00253559" w:rsidRDefault="0054584C">
            <w:pPr>
              <w:pStyle w:val="DescrioCasodeUso"/>
            </w:pPr>
          </w:p>
        </w:tc>
      </w:tr>
    </w:tbl>
    <w:p w14:paraId="3D5C4985" w14:textId="77777777" w:rsidR="0054584C" w:rsidRPr="00253559" w:rsidRDefault="0054584C">
      <w:pPr>
        <w:rPr>
          <w:rFonts w:cs="Arial"/>
        </w:rPr>
      </w:pPr>
    </w:p>
    <w:p w14:paraId="187D3661" w14:textId="77777777" w:rsidR="0054584C" w:rsidRPr="00253559" w:rsidRDefault="0054584C">
      <w:pPr>
        <w:rPr>
          <w:rFonts w:cs="Arial"/>
        </w:rPr>
      </w:pPr>
    </w:p>
    <w:tbl>
      <w:tblPr>
        <w:tblW w:w="0" w:type="auto"/>
        <w:tblInd w:w="-18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-5" w:type="dxa"/>
        </w:tblCellMar>
        <w:tblLook w:val="04A0" w:firstRow="1" w:lastRow="0" w:firstColumn="1" w:lastColumn="0" w:noHBand="0" w:noVBand="1"/>
      </w:tblPr>
      <w:tblGrid>
        <w:gridCol w:w="2317"/>
        <w:gridCol w:w="6722"/>
      </w:tblGrid>
      <w:tr w:rsidR="0054584C" w:rsidRPr="00253559" w14:paraId="22ABA42E" w14:textId="77777777">
        <w:trPr>
          <w:trHeight w:val="708"/>
        </w:trPr>
        <w:tc>
          <w:tcPr>
            <w:tcW w:w="23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  <w:vAlign w:val="center"/>
          </w:tcPr>
          <w:p w14:paraId="169BF085" w14:textId="77777777" w:rsidR="0054584C" w:rsidRPr="00253559" w:rsidRDefault="00A70E4B">
            <w:pPr>
              <w:rPr>
                <w:rFonts w:cs="Arial"/>
                <w:b/>
                <w:sz w:val="28"/>
                <w:szCs w:val="28"/>
              </w:rPr>
            </w:pPr>
            <w:r w:rsidRPr="00253559">
              <w:rPr>
                <w:rFonts w:cs="Arial"/>
                <w:b/>
                <w:sz w:val="28"/>
                <w:szCs w:val="28"/>
              </w:rPr>
              <w:t>UC 01</w:t>
            </w:r>
          </w:p>
          <w:p w14:paraId="7766EA84" w14:textId="77777777" w:rsidR="0054584C" w:rsidRPr="00253559" w:rsidRDefault="00A70E4B">
            <w:pPr>
              <w:rPr>
                <w:rFonts w:cs="Arial"/>
                <w:b/>
                <w:sz w:val="28"/>
                <w:szCs w:val="28"/>
              </w:rPr>
            </w:pPr>
            <w:r w:rsidRPr="00253559">
              <w:rPr>
                <w:rFonts w:cs="Arial"/>
                <w:b/>
                <w:sz w:val="28"/>
                <w:szCs w:val="28"/>
              </w:rPr>
              <w:t>RF 01</w:t>
            </w:r>
          </w:p>
        </w:tc>
        <w:tc>
          <w:tcPr>
            <w:tcW w:w="672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  <w:vAlign w:val="center"/>
          </w:tcPr>
          <w:p w14:paraId="423FBFBE" w14:textId="77777777" w:rsidR="0054584C" w:rsidRPr="00253559" w:rsidRDefault="00A70E4B">
            <w:pPr>
              <w:pStyle w:val="NomeCasodeUso"/>
              <w:rPr>
                <w:rFonts w:ascii="Arial" w:hAnsi="Arial"/>
              </w:rPr>
            </w:pPr>
            <w:bookmarkStart w:id="120" w:name="_Toc422418727"/>
            <w:r w:rsidRPr="00253559">
              <w:rPr>
                <w:rFonts w:ascii="Arial" w:hAnsi="Arial"/>
              </w:rPr>
              <w:t>Gerenciar Usuários</w:t>
            </w:r>
            <w:bookmarkEnd w:id="120"/>
          </w:p>
        </w:tc>
      </w:tr>
      <w:tr w:rsidR="0054584C" w:rsidRPr="00253559" w14:paraId="60698110" w14:textId="77777777">
        <w:trPr>
          <w:trHeight w:val="340"/>
        </w:trPr>
        <w:tc>
          <w:tcPr>
            <w:tcW w:w="23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2DC64F7B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Ator</w:t>
            </w:r>
          </w:p>
        </w:tc>
        <w:tc>
          <w:tcPr>
            <w:tcW w:w="672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2BE3E233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Gerente</w:t>
            </w:r>
          </w:p>
        </w:tc>
      </w:tr>
      <w:tr w:rsidR="0054584C" w:rsidRPr="00253559" w14:paraId="330B3660" w14:textId="77777777">
        <w:trPr>
          <w:trHeight w:val="567"/>
        </w:trPr>
        <w:tc>
          <w:tcPr>
            <w:tcW w:w="23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4A89280A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Descrição</w:t>
            </w:r>
          </w:p>
        </w:tc>
        <w:tc>
          <w:tcPr>
            <w:tcW w:w="672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0AD1F0B0" w14:textId="77777777" w:rsidR="0054584C" w:rsidRPr="00253559" w:rsidRDefault="00A70E4B">
            <w:pPr>
              <w:pStyle w:val="DescrioCasodeUso"/>
            </w:pPr>
            <w:r w:rsidRPr="00253559">
              <w:t>Gerenciar o cadastro de usuários no sistema, os usuários serão utilizados pelos funcionários para acesso ao sistema.</w:t>
            </w:r>
          </w:p>
        </w:tc>
      </w:tr>
      <w:tr w:rsidR="0054584C" w:rsidRPr="00253559" w14:paraId="6C8FD963" w14:textId="77777777">
        <w:trPr>
          <w:trHeight w:val="340"/>
        </w:trPr>
        <w:tc>
          <w:tcPr>
            <w:tcW w:w="23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5031E1AF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Pré-condição</w:t>
            </w:r>
          </w:p>
        </w:tc>
        <w:tc>
          <w:tcPr>
            <w:tcW w:w="672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24ABC421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Gerente cadastrado</w:t>
            </w:r>
          </w:p>
        </w:tc>
      </w:tr>
      <w:tr w:rsidR="0054584C" w:rsidRPr="00253559" w14:paraId="24AD0298" w14:textId="77777777">
        <w:trPr>
          <w:trHeight w:val="340"/>
        </w:trPr>
        <w:tc>
          <w:tcPr>
            <w:tcW w:w="23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65939C08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Pós-condição</w:t>
            </w:r>
          </w:p>
        </w:tc>
        <w:tc>
          <w:tcPr>
            <w:tcW w:w="672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6AD5BC7D" w14:textId="77777777" w:rsidR="0054584C" w:rsidRPr="00253559" w:rsidRDefault="0054584C"/>
        </w:tc>
      </w:tr>
      <w:tr w:rsidR="0054584C" w:rsidRPr="00253559" w14:paraId="4303B978" w14:textId="77777777">
        <w:trPr>
          <w:trHeight w:val="340"/>
        </w:trPr>
        <w:tc>
          <w:tcPr>
            <w:tcW w:w="9039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1C494C60" w14:textId="77777777" w:rsidR="0054584C" w:rsidRPr="00253559" w:rsidRDefault="00A70E4B">
            <w:pPr>
              <w:pStyle w:val="DescrioCasodeUso"/>
              <w:rPr>
                <w:b/>
              </w:rPr>
            </w:pPr>
            <w:r w:rsidRPr="00253559">
              <w:rPr>
                <w:b/>
              </w:rPr>
              <w:lastRenderedPageBreak/>
              <w:t>Fluxo de Eventos – Inclusão</w:t>
            </w:r>
          </w:p>
        </w:tc>
      </w:tr>
      <w:tr w:rsidR="0054584C" w:rsidRPr="00253559" w14:paraId="70E7822E" w14:textId="77777777">
        <w:trPr>
          <w:trHeight w:val="3775"/>
        </w:trPr>
        <w:tc>
          <w:tcPr>
            <w:tcW w:w="9039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00EF0C16" w14:textId="77777777" w:rsidR="0054584C" w:rsidRPr="00253559" w:rsidRDefault="0054584C">
            <w:pPr>
              <w:pStyle w:val="DescrioCasodeUso"/>
            </w:pPr>
          </w:p>
          <w:p w14:paraId="6DAF5326" w14:textId="77777777" w:rsidR="0054584C" w:rsidRPr="00253559" w:rsidRDefault="00A70E4B">
            <w:pPr>
              <w:pStyle w:val="DescrioCasodeUso"/>
              <w:numPr>
                <w:ilvl w:val="0"/>
                <w:numId w:val="20"/>
              </w:numPr>
            </w:pPr>
            <w:r w:rsidRPr="00253559">
              <w:t>Ator Gerente: Clica no botão “Usuários” na barra superior do sistema;</w:t>
            </w:r>
          </w:p>
          <w:p w14:paraId="7A15CA9E" w14:textId="77777777" w:rsidR="0054584C" w:rsidRPr="00253559" w:rsidRDefault="00A70E4B">
            <w:pPr>
              <w:pStyle w:val="DescrioCasodeUso"/>
              <w:numPr>
                <w:ilvl w:val="0"/>
                <w:numId w:val="20"/>
              </w:numPr>
            </w:pPr>
            <w:r w:rsidRPr="00253559">
              <w:t>Sistema: Exibe a tela listando os usuários;</w:t>
            </w:r>
          </w:p>
          <w:p w14:paraId="310B17D8" w14:textId="77777777" w:rsidR="0054584C" w:rsidRPr="00253559" w:rsidRDefault="00A70E4B">
            <w:pPr>
              <w:pStyle w:val="DescrioCasodeUso"/>
              <w:numPr>
                <w:ilvl w:val="0"/>
                <w:numId w:val="20"/>
              </w:numPr>
            </w:pPr>
            <w:r w:rsidRPr="00253559">
              <w:t>Ator Gerente: Clica no botão “Novo”;</w:t>
            </w:r>
          </w:p>
          <w:p w14:paraId="119E8A78" w14:textId="77777777" w:rsidR="0054584C" w:rsidRPr="00253559" w:rsidRDefault="00A70E4B">
            <w:pPr>
              <w:pStyle w:val="DescrioCasodeUso"/>
              <w:numPr>
                <w:ilvl w:val="0"/>
                <w:numId w:val="20"/>
              </w:numPr>
            </w:pPr>
            <w:r w:rsidRPr="00253559">
              <w:t>Ator Gerente: Preenche os campos com os dados do usuário;</w:t>
            </w:r>
          </w:p>
          <w:p w14:paraId="0A32DEA3" w14:textId="77777777" w:rsidR="0054584C" w:rsidRPr="00253559" w:rsidRDefault="00A70E4B">
            <w:pPr>
              <w:pStyle w:val="DescrioCasodeUso"/>
              <w:numPr>
                <w:ilvl w:val="0"/>
                <w:numId w:val="20"/>
              </w:numPr>
            </w:pPr>
            <w:r w:rsidRPr="00253559">
              <w:t>Ator Gerente: Clica no botão Salvar;</w:t>
            </w:r>
          </w:p>
          <w:p w14:paraId="5C93B9CD" w14:textId="77777777" w:rsidR="0054584C" w:rsidRPr="00253559" w:rsidRDefault="00A70E4B">
            <w:pPr>
              <w:pStyle w:val="DescrioCasodeUso"/>
              <w:numPr>
                <w:ilvl w:val="0"/>
                <w:numId w:val="20"/>
              </w:numPr>
            </w:pPr>
            <w:r w:rsidRPr="00253559">
              <w:t>Sistema: Valida os campos obrigatórios;</w:t>
            </w:r>
          </w:p>
          <w:p w14:paraId="2A4BDC38" w14:textId="77777777" w:rsidR="0054584C" w:rsidRPr="00253559" w:rsidRDefault="00A70E4B">
            <w:pPr>
              <w:pStyle w:val="DescrioCasodeUso"/>
              <w:numPr>
                <w:ilvl w:val="0"/>
                <w:numId w:val="20"/>
              </w:numPr>
            </w:pPr>
            <w:r w:rsidRPr="00253559">
              <w:t>Sistema: Grava os dados do novo usuário;</w:t>
            </w:r>
          </w:p>
          <w:p w14:paraId="3B4C15A7" w14:textId="77777777" w:rsidR="0054584C" w:rsidRPr="00253559" w:rsidRDefault="00A70E4B">
            <w:pPr>
              <w:pStyle w:val="DescrioCasodeUso"/>
              <w:numPr>
                <w:ilvl w:val="0"/>
                <w:numId w:val="20"/>
              </w:numPr>
            </w:pPr>
            <w:r w:rsidRPr="00253559">
              <w:t>Sistema: Exibe uma mensagem informando que o registro foi incluído;</w:t>
            </w:r>
          </w:p>
        </w:tc>
      </w:tr>
      <w:tr w:rsidR="0054584C" w:rsidRPr="00253559" w14:paraId="70ADEF08" w14:textId="77777777">
        <w:trPr>
          <w:trHeight w:val="340"/>
        </w:trPr>
        <w:tc>
          <w:tcPr>
            <w:tcW w:w="9039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7C7A08BB" w14:textId="77777777" w:rsidR="0054584C" w:rsidRPr="00253559" w:rsidRDefault="00A70E4B">
            <w:pPr>
              <w:pStyle w:val="DescrioCasodeUso"/>
              <w:rPr>
                <w:b/>
              </w:rPr>
            </w:pPr>
            <w:r w:rsidRPr="00253559">
              <w:rPr>
                <w:b/>
              </w:rPr>
              <w:t>Fluxo de Eventos – Alteração</w:t>
            </w:r>
          </w:p>
        </w:tc>
      </w:tr>
      <w:tr w:rsidR="0054584C" w:rsidRPr="00253559" w14:paraId="16BBBAD0" w14:textId="77777777">
        <w:trPr>
          <w:trHeight w:val="420"/>
        </w:trPr>
        <w:tc>
          <w:tcPr>
            <w:tcW w:w="9039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5BB804E9" w14:textId="77777777" w:rsidR="0054584C" w:rsidRPr="00253559" w:rsidRDefault="0054584C">
            <w:pPr>
              <w:pStyle w:val="DescrioCasodeUso"/>
            </w:pPr>
          </w:p>
          <w:p w14:paraId="3DA133FD" w14:textId="77777777" w:rsidR="0054584C" w:rsidRPr="00253559" w:rsidRDefault="00A70E4B">
            <w:pPr>
              <w:pStyle w:val="DescrioCasodeUso"/>
              <w:numPr>
                <w:ilvl w:val="0"/>
                <w:numId w:val="19"/>
              </w:numPr>
            </w:pPr>
            <w:r w:rsidRPr="00253559">
              <w:t>Ator Gerente: Clica no botão “Usuário” na barra superior do sistema;</w:t>
            </w:r>
          </w:p>
          <w:p w14:paraId="6C54467A" w14:textId="77777777" w:rsidR="0054584C" w:rsidRPr="00253559" w:rsidRDefault="00A70E4B">
            <w:pPr>
              <w:pStyle w:val="DescrioCasodeUso"/>
              <w:numPr>
                <w:ilvl w:val="0"/>
                <w:numId w:val="19"/>
              </w:numPr>
            </w:pPr>
            <w:r w:rsidRPr="00253559">
              <w:t>Sistema: Exibe a lista de usuários cadastrados;</w:t>
            </w:r>
          </w:p>
          <w:p w14:paraId="7820A0CA" w14:textId="77777777" w:rsidR="0054584C" w:rsidRPr="00253559" w:rsidRDefault="00A70E4B">
            <w:pPr>
              <w:pStyle w:val="DescrioCasodeUso"/>
              <w:numPr>
                <w:ilvl w:val="0"/>
                <w:numId w:val="19"/>
              </w:numPr>
            </w:pPr>
            <w:bookmarkStart w:id="121" w:name="__DdeLink__1040_1057032371"/>
            <w:r w:rsidRPr="00253559">
              <w:t xml:space="preserve">Ator Gerente: </w:t>
            </w:r>
            <w:bookmarkEnd w:id="121"/>
            <w:r w:rsidRPr="00253559">
              <w:t>Faz uma busca pelo usuário, utilizando o campo “pesquisa”;</w:t>
            </w:r>
          </w:p>
          <w:p w14:paraId="16C569EF" w14:textId="77777777" w:rsidR="0054584C" w:rsidRPr="00253559" w:rsidRDefault="00A70E4B">
            <w:pPr>
              <w:pStyle w:val="DescrioCasodeUso"/>
              <w:numPr>
                <w:ilvl w:val="0"/>
                <w:numId w:val="19"/>
              </w:numPr>
            </w:pPr>
            <w:r w:rsidRPr="00253559">
              <w:t>Ator Gerente: Selecionar na lista um usuário para alterar;</w:t>
            </w:r>
          </w:p>
          <w:p w14:paraId="2E7DB5BD" w14:textId="77777777" w:rsidR="0054584C" w:rsidRPr="00253559" w:rsidRDefault="00A70E4B">
            <w:pPr>
              <w:pStyle w:val="DescrioCasodeUso"/>
              <w:numPr>
                <w:ilvl w:val="0"/>
                <w:numId w:val="19"/>
              </w:numPr>
            </w:pPr>
            <w:r w:rsidRPr="00253559">
              <w:t>Ator Gerente: Clica no botão “Alterar”;</w:t>
            </w:r>
          </w:p>
          <w:p w14:paraId="27B1EB2E" w14:textId="77777777" w:rsidR="0054584C" w:rsidRPr="00253559" w:rsidRDefault="00A70E4B">
            <w:pPr>
              <w:pStyle w:val="DescrioCasodeUso"/>
              <w:numPr>
                <w:ilvl w:val="0"/>
                <w:numId w:val="19"/>
              </w:numPr>
            </w:pPr>
            <w:r w:rsidRPr="00253559">
              <w:t>Ator Gerente: Altera os dados que desejar;</w:t>
            </w:r>
          </w:p>
          <w:p w14:paraId="6F97FD2E" w14:textId="77777777" w:rsidR="0054584C" w:rsidRPr="00253559" w:rsidRDefault="00A70E4B">
            <w:pPr>
              <w:pStyle w:val="DescrioCasodeUso"/>
              <w:numPr>
                <w:ilvl w:val="0"/>
                <w:numId w:val="19"/>
              </w:numPr>
            </w:pPr>
            <w:r w:rsidRPr="00253559">
              <w:t>Ator Gerente: Clica no botão “Salvar”;</w:t>
            </w:r>
          </w:p>
          <w:p w14:paraId="34D8B3C4" w14:textId="77777777" w:rsidR="0054584C" w:rsidRPr="00253559" w:rsidRDefault="00A70E4B">
            <w:pPr>
              <w:pStyle w:val="DescrioCasodeUso"/>
              <w:numPr>
                <w:ilvl w:val="0"/>
                <w:numId w:val="19"/>
              </w:numPr>
            </w:pPr>
            <w:r w:rsidRPr="00253559">
              <w:t>Sistema: Valida os dados informados;</w:t>
            </w:r>
          </w:p>
          <w:p w14:paraId="787528F6" w14:textId="77777777" w:rsidR="0054584C" w:rsidRPr="00253559" w:rsidRDefault="00A70E4B">
            <w:pPr>
              <w:pStyle w:val="DescrioCasodeUso"/>
              <w:numPr>
                <w:ilvl w:val="0"/>
                <w:numId w:val="19"/>
              </w:numPr>
            </w:pPr>
            <w:r w:rsidRPr="00253559">
              <w:t>Sistema:  Grava os dados alterados do usuário;</w:t>
            </w:r>
          </w:p>
          <w:p w14:paraId="41B15F80" w14:textId="77777777" w:rsidR="0054584C" w:rsidRPr="00253559" w:rsidRDefault="00A70E4B">
            <w:pPr>
              <w:pStyle w:val="DescrioCasodeUso"/>
              <w:numPr>
                <w:ilvl w:val="0"/>
                <w:numId w:val="19"/>
              </w:numPr>
            </w:pPr>
            <w:r w:rsidRPr="00253559">
              <w:t>Sistema: Exibe novamente a lista de usuários;</w:t>
            </w:r>
          </w:p>
          <w:p w14:paraId="4CA98E56" w14:textId="77777777" w:rsidR="0054584C" w:rsidRPr="00253559" w:rsidRDefault="00A70E4B">
            <w:pPr>
              <w:pStyle w:val="DescrioCasodeUso"/>
              <w:numPr>
                <w:ilvl w:val="0"/>
                <w:numId w:val="19"/>
              </w:numPr>
            </w:pPr>
            <w:r w:rsidRPr="00253559">
              <w:t>Sistema: Exibe uma mensagem informando que o registro foi alterado;</w:t>
            </w:r>
          </w:p>
          <w:p w14:paraId="1FC6551B" w14:textId="77777777" w:rsidR="0054584C" w:rsidRPr="00253559" w:rsidRDefault="0054584C">
            <w:pPr>
              <w:pStyle w:val="DescrioCasodeUso"/>
            </w:pPr>
          </w:p>
        </w:tc>
      </w:tr>
      <w:tr w:rsidR="0054584C" w:rsidRPr="00253559" w14:paraId="3550B87C" w14:textId="77777777">
        <w:trPr>
          <w:trHeight w:val="340"/>
        </w:trPr>
        <w:tc>
          <w:tcPr>
            <w:tcW w:w="9039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3AFA7469" w14:textId="77777777" w:rsidR="0054584C" w:rsidRPr="00253559" w:rsidRDefault="00A70E4B">
            <w:pPr>
              <w:pStyle w:val="DescrioCasodeUso"/>
              <w:rPr>
                <w:b/>
              </w:rPr>
            </w:pPr>
            <w:r w:rsidRPr="00253559">
              <w:rPr>
                <w:b/>
              </w:rPr>
              <w:t>Fluxo de Eventos – Exclusão</w:t>
            </w:r>
          </w:p>
        </w:tc>
      </w:tr>
      <w:tr w:rsidR="0054584C" w:rsidRPr="00253559" w14:paraId="298CFFBA" w14:textId="77777777">
        <w:trPr>
          <w:trHeight w:val="567"/>
        </w:trPr>
        <w:tc>
          <w:tcPr>
            <w:tcW w:w="9039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74C24CCD" w14:textId="77777777" w:rsidR="0054584C" w:rsidRPr="00253559" w:rsidRDefault="0054584C">
            <w:pPr>
              <w:pStyle w:val="DescrioCasodeUso"/>
            </w:pPr>
          </w:p>
          <w:p w14:paraId="5D0959EB" w14:textId="77777777" w:rsidR="0054584C" w:rsidRPr="00253559" w:rsidRDefault="00A70E4B">
            <w:pPr>
              <w:pStyle w:val="DescrioCasodeUso"/>
              <w:numPr>
                <w:ilvl w:val="0"/>
                <w:numId w:val="18"/>
              </w:numPr>
            </w:pPr>
            <w:r w:rsidRPr="00253559">
              <w:t>Ator Gerente: Clica no botão “Usuários” na barra superior do sistema;</w:t>
            </w:r>
          </w:p>
          <w:p w14:paraId="4ACB798B" w14:textId="77777777" w:rsidR="0054584C" w:rsidRPr="00253559" w:rsidRDefault="00A70E4B">
            <w:pPr>
              <w:pStyle w:val="DescrioCasodeUso"/>
              <w:numPr>
                <w:ilvl w:val="0"/>
                <w:numId w:val="18"/>
              </w:numPr>
            </w:pPr>
            <w:r w:rsidRPr="00253559">
              <w:t>Sistema: Exibe a lista de usuários cadastrados;</w:t>
            </w:r>
          </w:p>
          <w:p w14:paraId="7B0295EB" w14:textId="77777777" w:rsidR="0054584C" w:rsidRPr="00253559" w:rsidRDefault="00A70E4B">
            <w:pPr>
              <w:pStyle w:val="DescrioCasodeUso"/>
              <w:numPr>
                <w:ilvl w:val="0"/>
                <w:numId w:val="18"/>
              </w:numPr>
            </w:pPr>
            <w:r w:rsidRPr="00253559">
              <w:t>Ator Gerente: Faz uma busca pelo usuário, utilizando o campo “pesquisa”;</w:t>
            </w:r>
          </w:p>
          <w:p w14:paraId="2D3E6311" w14:textId="77777777" w:rsidR="0054584C" w:rsidRPr="00253559" w:rsidRDefault="00A70E4B">
            <w:pPr>
              <w:pStyle w:val="DescrioCasodeUso"/>
              <w:numPr>
                <w:ilvl w:val="0"/>
                <w:numId w:val="18"/>
              </w:numPr>
            </w:pPr>
            <w:r w:rsidRPr="00253559">
              <w:t>Ator Gerente: Selecionar na lista um usuário para alterar;</w:t>
            </w:r>
          </w:p>
          <w:p w14:paraId="4D6B3F0B" w14:textId="77777777" w:rsidR="0054584C" w:rsidRPr="00253559" w:rsidRDefault="00A70E4B">
            <w:pPr>
              <w:pStyle w:val="DescrioCasodeUso"/>
              <w:numPr>
                <w:ilvl w:val="0"/>
                <w:numId w:val="18"/>
              </w:numPr>
            </w:pPr>
            <w:r w:rsidRPr="00253559">
              <w:t>Ator Gerente: Clica no botão “Excluir”;</w:t>
            </w:r>
          </w:p>
          <w:p w14:paraId="265E67DB" w14:textId="77777777" w:rsidR="0054584C" w:rsidRPr="00253559" w:rsidRDefault="00A70E4B">
            <w:pPr>
              <w:pStyle w:val="DescrioCasodeUso"/>
              <w:numPr>
                <w:ilvl w:val="0"/>
                <w:numId w:val="18"/>
              </w:numPr>
            </w:pPr>
            <w:r w:rsidRPr="00253559">
              <w:t>Sistema: Exibe uma caixa de confirmação para a exclusão;</w:t>
            </w:r>
          </w:p>
          <w:p w14:paraId="0EC314C1" w14:textId="77777777" w:rsidR="0054584C" w:rsidRPr="00253559" w:rsidRDefault="00A70E4B">
            <w:pPr>
              <w:pStyle w:val="DescrioCasodeUso"/>
              <w:numPr>
                <w:ilvl w:val="0"/>
                <w:numId w:val="18"/>
              </w:numPr>
            </w:pPr>
            <w:r w:rsidRPr="00253559">
              <w:t>Ator Gerente: Clica no botão “Sim”;</w:t>
            </w:r>
          </w:p>
          <w:p w14:paraId="6CFFDB92" w14:textId="77777777" w:rsidR="0054584C" w:rsidRPr="00253559" w:rsidRDefault="00A70E4B">
            <w:pPr>
              <w:pStyle w:val="DescrioCasodeUso"/>
              <w:numPr>
                <w:ilvl w:val="0"/>
                <w:numId w:val="18"/>
              </w:numPr>
            </w:pPr>
            <w:r w:rsidRPr="00253559">
              <w:lastRenderedPageBreak/>
              <w:t>Sistema: Exclui o usuário da base de dados;</w:t>
            </w:r>
          </w:p>
          <w:p w14:paraId="2E97575E" w14:textId="77777777" w:rsidR="0054584C" w:rsidRPr="00253559" w:rsidRDefault="00A70E4B">
            <w:pPr>
              <w:pStyle w:val="DescrioCasodeUso"/>
              <w:numPr>
                <w:ilvl w:val="0"/>
                <w:numId w:val="18"/>
              </w:numPr>
            </w:pPr>
            <w:r w:rsidRPr="00253559">
              <w:t>Sistema: Exibe uma mensagem informando que o registro foi removido;</w:t>
            </w:r>
          </w:p>
          <w:p w14:paraId="7EFF7734" w14:textId="77777777" w:rsidR="0054584C" w:rsidRPr="00253559" w:rsidRDefault="0054584C">
            <w:pPr>
              <w:pStyle w:val="DescrioCasodeUso"/>
            </w:pPr>
          </w:p>
        </w:tc>
      </w:tr>
      <w:tr w:rsidR="0054584C" w:rsidRPr="00253559" w14:paraId="799AA4C0" w14:textId="77777777">
        <w:trPr>
          <w:trHeight w:val="420"/>
        </w:trPr>
        <w:tc>
          <w:tcPr>
            <w:tcW w:w="9039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213B4389" w14:textId="77777777" w:rsidR="0054584C" w:rsidRPr="00253559" w:rsidRDefault="00A70E4B">
            <w:pPr>
              <w:pStyle w:val="DescrioCasodeUso"/>
              <w:rPr>
                <w:b/>
              </w:rPr>
            </w:pPr>
            <w:r w:rsidRPr="00253559">
              <w:rPr>
                <w:b/>
              </w:rPr>
              <w:lastRenderedPageBreak/>
              <w:t>Tratamento de Exceções</w:t>
            </w:r>
          </w:p>
        </w:tc>
      </w:tr>
      <w:tr w:rsidR="0054584C" w:rsidRPr="00253559" w14:paraId="71C5B87C" w14:textId="77777777">
        <w:trPr>
          <w:trHeight w:val="420"/>
        </w:trPr>
        <w:tc>
          <w:tcPr>
            <w:tcW w:w="9039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3CAF4C9E" w14:textId="77777777" w:rsidR="0054584C" w:rsidRPr="00253559" w:rsidRDefault="0054584C">
            <w:pPr>
              <w:pStyle w:val="DescrioCasodeUso"/>
            </w:pPr>
          </w:p>
          <w:p w14:paraId="2C1B0E69" w14:textId="77777777" w:rsidR="0054584C" w:rsidRPr="00253559" w:rsidRDefault="00A70E4B">
            <w:pPr>
              <w:pStyle w:val="DescrioCasodeUso"/>
              <w:numPr>
                <w:ilvl w:val="0"/>
                <w:numId w:val="5"/>
              </w:numPr>
            </w:pPr>
            <w:r w:rsidRPr="00253559">
              <w:t>O usuário não pôde ser gravado, campo obrigatório não foi preenchido;</w:t>
            </w:r>
          </w:p>
          <w:p w14:paraId="250490C9" w14:textId="77777777" w:rsidR="0054584C" w:rsidRPr="00253559" w:rsidRDefault="00A70E4B">
            <w:pPr>
              <w:pStyle w:val="DescrioCasodeUso"/>
              <w:numPr>
                <w:ilvl w:val="0"/>
                <w:numId w:val="17"/>
              </w:numPr>
            </w:pPr>
            <w:r w:rsidRPr="00253559">
              <w:t>Sistema: Emite mensagem indicando qual é o campo não preenchido;</w:t>
            </w:r>
          </w:p>
          <w:p w14:paraId="3B33432A" w14:textId="77777777" w:rsidR="0054584C" w:rsidRPr="00253559" w:rsidRDefault="00A70E4B">
            <w:pPr>
              <w:pStyle w:val="DescrioCasodeUso"/>
              <w:numPr>
                <w:ilvl w:val="0"/>
                <w:numId w:val="17"/>
              </w:numPr>
            </w:pPr>
            <w:r w:rsidRPr="00253559">
              <w:t>Sistema: Foca no campo não preenchido;</w:t>
            </w:r>
          </w:p>
          <w:p w14:paraId="38A47B6C" w14:textId="77777777" w:rsidR="0054584C" w:rsidRPr="00253559" w:rsidRDefault="00A70E4B">
            <w:pPr>
              <w:pStyle w:val="DescrioCasodeUso"/>
              <w:numPr>
                <w:ilvl w:val="0"/>
                <w:numId w:val="17"/>
              </w:numPr>
            </w:pPr>
            <w:r w:rsidRPr="00253559">
              <w:t>Retorna ao fluxo de origem;</w:t>
            </w:r>
          </w:p>
          <w:p w14:paraId="191FBDEC" w14:textId="77777777" w:rsidR="0054584C" w:rsidRPr="00253559" w:rsidRDefault="0054584C">
            <w:pPr>
              <w:pStyle w:val="DescrioCasodeUso"/>
            </w:pPr>
          </w:p>
        </w:tc>
      </w:tr>
      <w:tr w:rsidR="0054584C" w:rsidRPr="00253559" w14:paraId="2D3FAB56" w14:textId="77777777">
        <w:trPr>
          <w:trHeight w:val="420"/>
        </w:trPr>
        <w:tc>
          <w:tcPr>
            <w:tcW w:w="9039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49435E43" w14:textId="77777777" w:rsidR="0054584C" w:rsidRPr="00253559" w:rsidRDefault="0054584C">
            <w:pPr>
              <w:pStyle w:val="DescrioCasodeUso"/>
            </w:pPr>
          </w:p>
          <w:p w14:paraId="38841BDD" w14:textId="77777777" w:rsidR="0054584C" w:rsidRPr="00253559" w:rsidRDefault="00A70E4B">
            <w:pPr>
              <w:pStyle w:val="DescrioCasodeUso"/>
              <w:numPr>
                <w:ilvl w:val="0"/>
                <w:numId w:val="48"/>
              </w:numPr>
            </w:pPr>
            <w:r w:rsidRPr="00253559">
              <w:t>O usuário não pôde ser gravado, login já está cadastrado;</w:t>
            </w:r>
          </w:p>
          <w:p w14:paraId="3F2DB9DD" w14:textId="77777777" w:rsidR="0054584C" w:rsidRPr="00253559" w:rsidRDefault="00A70E4B">
            <w:pPr>
              <w:pStyle w:val="DescrioCasodeUso"/>
              <w:numPr>
                <w:ilvl w:val="0"/>
                <w:numId w:val="49"/>
              </w:numPr>
            </w:pPr>
            <w:r w:rsidRPr="00253559">
              <w:t>Sistema: Emite mensagem indicando que o login já foi cadastrado</w:t>
            </w:r>
          </w:p>
          <w:p w14:paraId="58401F30" w14:textId="77777777" w:rsidR="0054584C" w:rsidRPr="00253559" w:rsidRDefault="00A70E4B">
            <w:pPr>
              <w:pStyle w:val="DescrioCasodeUso"/>
              <w:numPr>
                <w:ilvl w:val="0"/>
                <w:numId w:val="49"/>
              </w:numPr>
            </w:pPr>
            <w:r w:rsidRPr="00253559">
              <w:t>Retorna ao fluxo de origem;</w:t>
            </w:r>
          </w:p>
          <w:p w14:paraId="2EF94E5A" w14:textId="77777777" w:rsidR="0054584C" w:rsidRPr="00253559" w:rsidRDefault="0054584C">
            <w:pPr>
              <w:pStyle w:val="DescrioCasodeUso"/>
            </w:pPr>
          </w:p>
        </w:tc>
      </w:tr>
    </w:tbl>
    <w:p w14:paraId="4EEB423D" w14:textId="0EBE2095" w:rsidR="00513D36" w:rsidRDefault="00513D36" w:rsidP="006C5F14"/>
    <w:tbl>
      <w:tblPr>
        <w:tblW w:w="0" w:type="auto"/>
        <w:tblInd w:w="-18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-5" w:type="dxa"/>
        </w:tblCellMar>
        <w:tblLook w:val="04A0" w:firstRow="1" w:lastRow="0" w:firstColumn="1" w:lastColumn="0" w:noHBand="0" w:noVBand="1"/>
      </w:tblPr>
      <w:tblGrid>
        <w:gridCol w:w="2317"/>
        <w:gridCol w:w="6723"/>
      </w:tblGrid>
      <w:tr w:rsidR="0054584C" w:rsidRPr="00253559" w14:paraId="74677F6E" w14:textId="77777777">
        <w:trPr>
          <w:trHeight w:val="708"/>
        </w:trPr>
        <w:tc>
          <w:tcPr>
            <w:tcW w:w="23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  <w:vAlign w:val="center"/>
          </w:tcPr>
          <w:p w14:paraId="635C9F1B" w14:textId="77777777" w:rsidR="0054584C" w:rsidRPr="00253559" w:rsidRDefault="00A70E4B">
            <w:pPr>
              <w:rPr>
                <w:rFonts w:cs="Arial"/>
                <w:b/>
                <w:sz w:val="28"/>
                <w:szCs w:val="28"/>
              </w:rPr>
            </w:pPr>
            <w:r w:rsidRPr="00253559">
              <w:rPr>
                <w:rFonts w:cs="Arial"/>
                <w:b/>
                <w:sz w:val="28"/>
                <w:szCs w:val="28"/>
              </w:rPr>
              <w:t>UC 01</w:t>
            </w:r>
          </w:p>
          <w:p w14:paraId="7350B382" w14:textId="77777777" w:rsidR="0054584C" w:rsidRPr="00253559" w:rsidRDefault="00A70E4B">
            <w:pPr>
              <w:rPr>
                <w:rFonts w:cs="Arial"/>
                <w:b/>
                <w:sz w:val="28"/>
                <w:szCs w:val="28"/>
              </w:rPr>
            </w:pPr>
            <w:r w:rsidRPr="00253559">
              <w:rPr>
                <w:rFonts w:cs="Arial"/>
                <w:b/>
                <w:sz w:val="28"/>
                <w:szCs w:val="28"/>
              </w:rPr>
              <w:t>RF 01</w:t>
            </w:r>
          </w:p>
        </w:tc>
        <w:tc>
          <w:tcPr>
            <w:tcW w:w="67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  <w:vAlign w:val="center"/>
          </w:tcPr>
          <w:p w14:paraId="7A038739" w14:textId="77777777" w:rsidR="0054584C" w:rsidRPr="00253559" w:rsidRDefault="00A70E4B">
            <w:pPr>
              <w:pStyle w:val="NomeCasodeUso"/>
              <w:rPr>
                <w:rFonts w:ascii="Arial" w:hAnsi="Arial"/>
              </w:rPr>
            </w:pPr>
            <w:bookmarkStart w:id="122" w:name="_Toc422418728"/>
            <w:r w:rsidRPr="00253559">
              <w:rPr>
                <w:rFonts w:ascii="Arial" w:hAnsi="Arial"/>
              </w:rPr>
              <w:t>Gerenciar Pedidos</w:t>
            </w:r>
            <w:bookmarkEnd w:id="122"/>
          </w:p>
        </w:tc>
      </w:tr>
      <w:tr w:rsidR="0054584C" w:rsidRPr="00253559" w14:paraId="15377E16" w14:textId="77777777">
        <w:trPr>
          <w:trHeight w:val="340"/>
        </w:trPr>
        <w:tc>
          <w:tcPr>
            <w:tcW w:w="23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41908430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Ator</w:t>
            </w:r>
          </w:p>
        </w:tc>
        <w:tc>
          <w:tcPr>
            <w:tcW w:w="67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602C0E8F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Funcionário, Cliente</w:t>
            </w:r>
          </w:p>
        </w:tc>
      </w:tr>
      <w:tr w:rsidR="0054584C" w:rsidRPr="00253559" w14:paraId="5480E7F0" w14:textId="77777777">
        <w:trPr>
          <w:trHeight w:val="567"/>
        </w:trPr>
        <w:tc>
          <w:tcPr>
            <w:tcW w:w="23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0CECC852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Descrição</w:t>
            </w:r>
          </w:p>
        </w:tc>
        <w:tc>
          <w:tcPr>
            <w:tcW w:w="67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72CD9959" w14:textId="77777777" w:rsidR="0054584C" w:rsidRPr="00253559" w:rsidRDefault="00A70E4B">
            <w:pPr>
              <w:pStyle w:val="DescrioCasodeUso"/>
            </w:pPr>
            <w:r w:rsidRPr="00253559">
              <w:t>Faz a gerência dos pedidos que chegam até o sistema pelo aplicativo.</w:t>
            </w:r>
          </w:p>
        </w:tc>
      </w:tr>
      <w:tr w:rsidR="0054584C" w:rsidRPr="00253559" w14:paraId="12973D96" w14:textId="77777777">
        <w:trPr>
          <w:trHeight w:val="340"/>
        </w:trPr>
        <w:tc>
          <w:tcPr>
            <w:tcW w:w="23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704EBEB9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Pré-condição</w:t>
            </w:r>
          </w:p>
        </w:tc>
        <w:tc>
          <w:tcPr>
            <w:tcW w:w="67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17F7A590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Funcionário cadastrado, Cliente cadastrado</w:t>
            </w:r>
          </w:p>
        </w:tc>
      </w:tr>
      <w:tr w:rsidR="0054584C" w:rsidRPr="00253559" w14:paraId="71113485" w14:textId="77777777">
        <w:trPr>
          <w:trHeight w:val="340"/>
        </w:trPr>
        <w:tc>
          <w:tcPr>
            <w:tcW w:w="23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4F2266C7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Pós-condição</w:t>
            </w:r>
          </w:p>
        </w:tc>
        <w:tc>
          <w:tcPr>
            <w:tcW w:w="67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75CDBE7A" w14:textId="77777777" w:rsidR="0054584C" w:rsidRPr="00253559" w:rsidRDefault="0054584C"/>
        </w:tc>
      </w:tr>
      <w:tr w:rsidR="0054584C" w:rsidRPr="00253559" w14:paraId="1DEC9A1A" w14:textId="77777777">
        <w:trPr>
          <w:trHeight w:val="340"/>
        </w:trPr>
        <w:tc>
          <w:tcPr>
            <w:tcW w:w="9040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3C18C93A" w14:textId="77777777" w:rsidR="0054584C" w:rsidRPr="00253559" w:rsidRDefault="00A70E4B">
            <w:pPr>
              <w:pStyle w:val="DescrioCasodeUso"/>
              <w:rPr>
                <w:b/>
              </w:rPr>
            </w:pPr>
            <w:r w:rsidRPr="00253559">
              <w:rPr>
                <w:b/>
              </w:rPr>
              <w:t>Fluxo de Eventos – Inclusão</w:t>
            </w:r>
          </w:p>
        </w:tc>
      </w:tr>
      <w:tr w:rsidR="0054584C" w:rsidRPr="00253559" w14:paraId="6A31764C" w14:textId="77777777">
        <w:trPr>
          <w:trHeight w:val="365"/>
        </w:trPr>
        <w:tc>
          <w:tcPr>
            <w:tcW w:w="9040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18E09DBB" w14:textId="77777777" w:rsidR="0054584C" w:rsidRPr="00253559" w:rsidRDefault="0054584C">
            <w:pPr>
              <w:pStyle w:val="DescrioCasodeUso"/>
            </w:pPr>
          </w:p>
          <w:p w14:paraId="7C0FD0F1" w14:textId="77777777" w:rsidR="0054584C" w:rsidRPr="00253559" w:rsidRDefault="00A70E4B">
            <w:pPr>
              <w:pStyle w:val="DescrioCasodeUso"/>
              <w:numPr>
                <w:ilvl w:val="0"/>
                <w:numId w:val="9"/>
              </w:numPr>
            </w:pPr>
            <w:r w:rsidRPr="00253559">
              <w:t>Ator Cliente: Acessa o aplicativo;</w:t>
            </w:r>
          </w:p>
          <w:p w14:paraId="05CFAEBB" w14:textId="77777777" w:rsidR="0054584C" w:rsidRPr="00253559" w:rsidRDefault="00A70E4B">
            <w:pPr>
              <w:pStyle w:val="DescrioCasodeUso"/>
              <w:numPr>
                <w:ilvl w:val="0"/>
                <w:numId w:val="9"/>
              </w:numPr>
            </w:pPr>
            <w:r w:rsidRPr="00253559">
              <w:t>Sistema: Exibe a lista de produtos;</w:t>
            </w:r>
          </w:p>
          <w:p w14:paraId="0B6EF51B" w14:textId="77777777" w:rsidR="0054584C" w:rsidRPr="00253559" w:rsidRDefault="00A70E4B">
            <w:pPr>
              <w:pStyle w:val="DescrioCasodeUso"/>
              <w:numPr>
                <w:ilvl w:val="0"/>
                <w:numId w:val="9"/>
              </w:numPr>
            </w:pPr>
            <w:r w:rsidRPr="00253559">
              <w:t>Ator Cliente: Seleciona um produto na lista;</w:t>
            </w:r>
          </w:p>
          <w:p w14:paraId="3ABDD6FD" w14:textId="77777777" w:rsidR="0054584C" w:rsidRPr="00253559" w:rsidRDefault="00A70E4B">
            <w:pPr>
              <w:pStyle w:val="DescrioCasodeUso"/>
              <w:numPr>
                <w:ilvl w:val="0"/>
                <w:numId w:val="9"/>
              </w:numPr>
            </w:pPr>
            <w:r w:rsidRPr="00253559">
              <w:t>Ator Cliente: Escolhe os itens que deseja para sua comida;</w:t>
            </w:r>
          </w:p>
          <w:p w14:paraId="1FED7B02" w14:textId="77777777" w:rsidR="0054584C" w:rsidRPr="00253559" w:rsidRDefault="00A70E4B">
            <w:pPr>
              <w:pStyle w:val="DescrioCasodeUso"/>
              <w:numPr>
                <w:ilvl w:val="0"/>
                <w:numId w:val="9"/>
              </w:numPr>
            </w:pPr>
            <w:r w:rsidRPr="00253559">
              <w:t>Ator Cliente: Escolhe o endereço que deseja para entrega;</w:t>
            </w:r>
          </w:p>
          <w:p w14:paraId="7494C00F" w14:textId="77777777" w:rsidR="0054584C" w:rsidRPr="00253559" w:rsidRDefault="00A70E4B">
            <w:pPr>
              <w:pStyle w:val="DescrioCasodeUso"/>
              <w:numPr>
                <w:ilvl w:val="0"/>
                <w:numId w:val="9"/>
              </w:numPr>
            </w:pPr>
            <w:r w:rsidRPr="00253559">
              <w:t>Ator Cliente: Escolhe a forma que deseja pagar;</w:t>
            </w:r>
          </w:p>
          <w:p w14:paraId="0998F278" w14:textId="77777777" w:rsidR="0054584C" w:rsidRPr="00253559" w:rsidRDefault="00A70E4B">
            <w:pPr>
              <w:pStyle w:val="DescrioCasodeUso"/>
              <w:numPr>
                <w:ilvl w:val="0"/>
                <w:numId w:val="9"/>
              </w:numPr>
            </w:pPr>
            <w:r w:rsidRPr="00253559">
              <w:t>Sistema: Exibe as informações do pedido;</w:t>
            </w:r>
          </w:p>
          <w:p w14:paraId="4B9A922D" w14:textId="77777777" w:rsidR="0054584C" w:rsidRPr="00253559" w:rsidRDefault="00A70E4B">
            <w:pPr>
              <w:pStyle w:val="DescrioCasodeUso"/>
              <w:numPr>
                <w:ilvl w:val="0"/>
                <w:numId w:val="9"/>
              </w:numPr>
            </w:pPr>
            <w:r w:rsidRPr="00253559">
              <w:t>Ator Cliente: Finaliza o pedido;</w:t>
            </w:r>
          </w:p>
          <w:p w14:paraId="03E6A51D" w14:textId="77777777" w:rsidR="0054584C" w:rsidRPr="00253559" w:rsidRDefault="00A70E4B">
            <w:pPr>
              <w:pStyle w:val="DescrioCasodeUso"/>
              <w:numPr>
                <w:ilvl w:val="0"/>
                <w:numId w:val="9"/>
              </w:numPr>
            </w:pPr>
            <w:r w:rsidRPr="00253559">
              <w:lastRenderedPageBreak/>
              <w:t>Sistema: Retorna ao fluxo de origem;</w:t>
            </w:r>
          </w:p>
          <w:p w14:paraId="4258F811" w14:textId="77777777" w:rsidR="0054584C" w:rsidRPr="00253559" w:rsidRDefault="0054584C">
            <w:pPr>
              <w:pStyle w:val="DescrioCasodeUso"/>
            </w:pPr>
          </w:p>
        </w:tc>
      </w:tr>
      <w:tr w:rsidR="0054584C" w:rsidRPr="00253559" w14:paraId="7B60D746" w14:textId="77777777">
        <w:trPr>
          <w:trHeight w:val="340"/>
        </w:trPr>
        <w:tc>
          <w:tcPr>
            <w:tcW w:w="9040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06941E73" w14:textId="77777777" w:rsidR="0054584C" w:rsidRPr="00253559" w:rsidRDefault="00A70E4B">
            <w:pPr>
              <w:pStyle w:val="DescrioCasodeUso"/>
              <w:rPr>
                <w:b/>
              </w:rPr>
            </w:pPr>
            <w:r w:rsidRPr="00253559">
              <w:rPr>
                <w:b/>
              </w:rPr>
              <w:lastRenderedPageBreak/>
              <w:t>Fluxo de Eventos – Alteração</w:t>
            </w:r>
          </w:p>
        </w:tc>
      </w:tr>
      <w:tr w:rsidR="0054584C" w:rsidRPr="00253559" w14:paraId="4959B700" w14:textId="77777777">
        <w:trPr>
          <w:trHeight w:val="420"/>
        </w:trPr>
        <w:tc>
          <w:tcPr>
            <w:tcW w:w="9040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4D2F8CCB" w14:textId="77777777" w:rsidR="0054584C" w:rsidRPr="00253559" w:rsidRDefault="0054584C">
            <w:pPr>
              <w:pStyle w:val="DescrioCasodeUso"/>
            </w:pPr>
          </w:p>
          <w:p w14:paraId="34392508" w14:textId="77777777" w:rsidR="0054584C" w:rsidRPr="00253559" w:rsidRDefault="00A70E4B">
            <w:pPr>
              <w:pStyle w:val="DescrioCasodeUso"/>
              <w:numPr>
                <w:ilvl w:val="0"/>
                <w:numId w:val="8"/>
              </w:numPr>
            </w:pPr>
            <w:r w:rsidRPr="00253559">
              <w:t>Sistema: Exibe a listagem de pedidos após o login no sistema;</w:t>
            </w:r>
          </w:p>
          <w:p w14:paraId="0F4E8338" w14:textId="77777777" w:rsidR="0054584C" w:rsidRPr="00253559" w:rsidRDefault="00A70E4B">
            <w:pPr>
              <w:pStyle w:val="DescrioCasodeUso"/>
              <w:numPr>
                <w:ilvl w:val="0"/>
                <w:numId w:val="8"/>
              </w:numPr>
            </w:pPr>
            <w:r w:rsidRPr="00253559">
              <w:t>Ator Funcionário: Colhe um pedido na lista;</w:t>
            </w:r>
          </w:p>
          <w:p w14:paraId="520CB09E" w14:textId="77777777" w:rsidR="0054584C" w:rsidRPr="00253559" w:rsidRDefault="00A70E4B">
            <w:pPr>
              <w:pStyle w:val="DescrioCasodeUso"/>
              <w:numPr>
                <w:ilvl w:val="0"/>
                <w:numId w:val="8"/>
              </w:numPr>
            </w:pPr>
            <w:r w:rsidRPr="00253559">
              <w:t>Ator Funcionário: Altera o estado atual do pedido para “Em produção”;</w:t>
            </w:r>
          </w:p>
          <w:p w14:paraId="4BE07CDB" w14:textId="77777777" w:rsidR="0054584C" w:rsidRPr="00253559" w:rsidRDefault="00A70E4B">
            <w:pPr>
              <w:pStyle w:val="DescrioCasodeUso"/>
              <w:numPr>
                <w:ilvl w:val="0"/>
                <w:numId w:val="8"/>
              </w:numPr>
            </w:pPr>
            <w:r w:rsidRPr="00253559">
              <w:t>Ator Funcionário: Altera o estado atual do pedido para “Em entrega”;</w:t>
            </w:r>
          </w:p>
          <w:p w14:paraId="7E22C721" w14:textId="77777777" w:rsidR="0054584C" w:rsidRPr="00253559" w:rsidRDefault="00A70E4B">
            <w:pPr>
              <w:pStyle w:val="DescrioCasodeUso"/>
              <w:numPr>
                <w:ilvl w:val="0"/>
                <w:numId w:val="8"/>
              </w:numPr>
            </w:pPr>
            <w:r w:rsidRPr="00253559">
              <w:t>Ator Funcionário: Altera o estado atual do pedido para “Finalizado”;</w:t>
            </w:r>
          </w:p>
          <w:p w14:paraId="173E3A92" w14:textId="77777777" w:rsidR="0054584C" w:rsidRPr="00253559" w:rsidRDefault="0054584C">
            <w:pPr>
              <w:pStyle w:val="DescrioCasodeUso"/>
            </w:pPr>
          </w:p>
        </w:tc>
      </w:tr>
      <w:tr w:rsidR="0054584C" w:rsidRPr="00253559" w14:paraId="3226BE76" w14:textId="77777777">
        <w:trPr>
          <w:trHeight w:val="420"/>
        </w:trPr>
        <w:tc>
          <w:tcPr>
            <w:tcW w:w="9040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11CE4B2D" w14:textId="77777777" w:rsidR="0054584C" w:rsidRPr="00253559" w:rsidRDefault="00A70E4B">
            <w:pPr>
              <w:pStyle w:val="DescrioCasodeUso"/>
              <w:rPr>
                <w:b/>
                <w:bCs/>
              </w:rPr>
            </w:pPr>
            <w:r w:rsidRPr="00253559">
              <w:rPr>
                <w:b/>
                <w:bCs/>
              </w:rPr>
              <w:t>Fluxo de Eventos – Exclusão</w:t>
            </w:r>
          </w:p>
        </w:tc>
      </w:tr>
      <w:tr w:rsidR="0054584C" w:rsidRPr="00253559" w14:paraId="5C757184" w14:textId="77777777">
        <w:trPr>
          <w:trHeight w:val="2795"/>
        </w:trPr>
        <w:tc>
          <w:tcPr>
            <w:tcW w:w="9040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136588CA" w14:textId="77777777" w:rsidR="0054584C" w:rsidRPr="00253559" w:rsidRDefault="0054584C">
            <w:pPr>
              <w:pStyle w:val="DescrioCasodeUso"/>
            </w:pPr>
          </w:p>
          <w:p w14:paraId="393D71A5" w14:textId="77777777" w:rsidR="0054584C" w:rsidRPr="00253559" w:rsidRDefault="00A70E4B">
            <w:pPr>
              <w:pStyle w:val="DescrioCasodeUso"/>
              <w:numPr>
                <w:ilvl w:val="0"/>
                <w:numId w:val="10"/>
              </w:numPr>
            </w:pPr>
            <w:r w:rsidRPr="00253559">
              <w:t>Ator Funcionário: Clica no botão “Pedidos” na barra superior do sistema;</w:t>
            </w:r>
          </w:p>
          <w:p w14:paraId="053D8CA1" w14:textId="77777777" w:rsidR="0054584C" w:rsidRPr="00253559" w:rsidRDefault="00A70E4B">
            <w:pPr>
              <w:pStyle w:val="DescrioCasodeUso"/>
              <w:numPr>
                <w:ilvl w:val="0"/>
                <w:numId w:val="10"/>
              </w:numPr>
            </w:pPr>
            <w:r w:rsidRPr="00253559">
              <w:t>Ator Funcionário: Seleciona um pedido na listagem;</w:t>
            </w:r>
          </w:p>
          <w:p w14:paraId="2548AD1E" w14:textId="77777777" w:rsidR="0054584C" w:rsidRPr="00253559" w:rsidRDefault="00A70E4B">
            <w:pPr>
              <w:pStyle w:val="DescrioCasodeUso"/>
              <w:numPr>
                <w:ilvl w:val="0"/>
                <w:numId w:val="10"/>
              </w:numPr>
            </w:pPr>
            <w:r w:rsidRPr="00253559">
              <w:t>Ator Funcionário: Clica no botão “excluir”;</w:t>
            </w:r>
          </w:p>
          <w:p w14:paraId="70262D50" w14:textId="77777777" w:rsidR="0054584C" w:rsidRPr="00253559" w:rsidRDefault="00A70E4B">
            <w:pPr>
              <w:pStyle w:val="DescrioCasodeUso"/>
              <w:numPr>
                <w:ilvl w:val="0"/>
                <w:numId w:val="10"/>
              </w:numPr>
            </w:pPr>
            <w:r w:rsidRPr="00253559">
              <w:t>Sistema: Exibe uma mensagem de confirmação da exclusão;</w:t>
            </w:r>
          </w:p>
          <w:p w14:paraId="03A558F7" w14:textId="77777777" w:rsidR="0054584C" w:rsidRDefault="00A70E4B">
            <w:pPr>
              <w:pStyle w:val="DescrioCasodeUso"/>
              <w:numPr>
                <w:ilvl w:val="0"/>
                <w:numId w:val="10"/>
              </w:numPr>
            </w:pPr>
            <w:r w:rsidRPr="00253559">
              <w:t>Ator Funcionário: Clica no botão “Sim”;</w:t>
            </w:r>
          </w:p>
          <w:p w14:paraId="4C5935E8" w14:textId="67F1A36E" w:rsidR="004766DC" w:rsidRPr="00253559" w:rsidRDefault="004766DC">
            <w:pPr>
              <w:pStyle w:val="DescrioCasodeUso"/>
              <w:numPr>
                <w:ilvl w:val="0"/>
                <w:numId w:val="10"/>
              </w:numPr>
            </w:pPr>
            <w:r>
              <w:t>Sistema: Verifica se o estado do pedido ainda está em aberto;</w:t>
            </w:r>
          </w:p>
          <w:p w14:paraId="7952BBCA" w14:textId="77777777" w:rsidR="0054584C" w:rsidRPr="00253559" w:rsidRDefault="00A70E4B">
            <w:pPr>
              <w:pStyle w:val="DescrioCasodeUso"/>
              <w:numPr>
                <w:ilvl w:val="0"/>
                <w:numId w:val="10"/>
              </w:numPr>
            </w:pPr>
            <w:r w:rsidRPr="00253559">
              <w:t>Sistema: Exclui o pedido da base de dados;</w:t>
            </w:r>
          </w:p>
          <w:p w14:paraId="75FB4032" w14:textId="77777777" w:rsidR="0054584C" w:rsidRPr="00253559" w:rsidRDefault="00A70E4B">
            <w:pPr>
              <w:pStyle w:val="DescrioCasodeUso"/>
              <w:numPr>
                <w:ilvl w:val="0"/>
                <w:numId w:val="10"/>
              </w:numPr>
            </w:pPr>
            <w:r w:rsidRPr="00253559">
              <w:t>Sistema: Retorna ao fluxo de origem;</w:t>
            </w:r>
          </w:p>
          <w:p w14:paraId="42DABC45" w14:textId="77777777" w:rsidR="0054584C" w:rsidRPr="00253559" w:rsidRDefault="0054584C">
            <w:pPr>
              <w:pStyle w:val="DescrioCasodeUso"/>
            </w:pPr>
          </w:p>
        </w:tc>
      </w:tr>
      <w:tr w:rsidR="0054584C" w:rsidRPr="00253559" w14:paraId="6A9407A6" w14:textId="77777777">
        <w:trPr>
          <w:trHeight w:val="420"/>
        </w:trPr>
        <w:tc>
          <w:tcPr>
            <w:tcW w:w="9040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2090B59D" w14:textId="77777777" w:rsidR="0054584C" w:rsidRPr="00253559" w:rsidRDefault="00A70E4B">
            <w:pPr>
              <w:pStyle w:val="DescrioCasodeUso"/>
              <w:rPr>
                <w:b/>
                <w:bCs/>
              </w:rPr>
            </w:pPr>
            <w:r w:rsidRPr="00253559">
              <w:rPr>
                <w:b/>
                <w:bCs/>
              </w:rPr>
              <w:t>Tratamento de Exceções</w:t>
            </w:r>
          </w:p>
        </w:tc>
      </w:tr>
      <w:tr w:rsidR="0054584C" w:rsidRPr="00253559" w14:paraId="42D1A110" w14:textId="77777777">
        <w:trPr>
          <w:trHeight w:val="420"/>
        </w:trPr>
        <w:tc>
          <w:tcPr>
            <w:tcW w:w="9040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4BF64D4F" w14:textId="77777777" w:rsidR="0054584C" w:rsidRPr="00253559" w:rsidRDefault="0054584C">
            <w:pPr>
              <w:pStyle w:val="DescrioCasodeUso"/>
            </w:pPr>
          </w:p>
          <w:p w14:paraId="4300C004" w14:textId="6073D71D" w:rsidR="0054584C" w:rsidRPr="00253559" w:rsidRDefault="004766DC">
            <w:pPr>
              <w:pStyle w:val="DescrioCasodeUso"/>
              <w:numPr>
                <w:ilvl w:val="0"/>
                <w:numId w:val="12"/>
              </w:numPr>
            </w:pPr>
            <w:r>
              <w:t>(6</w:t>
            </w:r>
            <w:r w:rsidR="00AB2F96">
              <w:t>c</w:t>
            </w:r>
            <w:r>
              <w:t xml:space="preserve">) </w:t>
            </w:r>
            <w:r w:rsidR="00A70E4B" w:rsidRPr="00253559">
              <w:t>Pedido não pode ser excluído, o mesmo já está em produção;</w:t>
            </w:r>
          </w:p>
          <w:p w14:paraId="0ED33E03" w14:textId="77777777" w:rsidR="0054584C" w:rsidRPr="00253559" w:rsidRDefault="00A70E4B">
            <w:pPr>
              <w:pStyle w:val="DescrioCasodeUso"/>
              <w:numPr>
                <w:ilvl w:val="0"/>
                <w:numId w:val="11"/>
              </w:numPr>
            </w:pPr>
            <w:r w:rsidRPr="00253559">
              <w:t>Sistema: Exibe uma mensagem informando que o pedido não pode ser excluído;</w:t>
            </w:r>
          </w:p>
          <w:p w14:paraId="58FEA36C" w14:textId="77777777" w:rsidR="0054584C" w:rsidRPr="00253559" w:rsidRDefault="00A70E4B">
            <w:pPr>
              <w:pStyle w:val="DescrioCasodeUso"/>
              <w:numPr>
                <w:ilvl w:val="0"/>
                <w:numId w:val="11"/>
              </w:numPr>
            </w:pPr>
            <w:r w:rsidRPr="00253559">
              <w:t>Sistema: Retorna ao fluxo de origem;</w:t>
            </w:r>
          </w:p>
          <w:p w14:paraId="3BD05820" w14:textId="77777777" w:rsidR="0054584C" w:rsidRPr="00253559" w:rsidRDefault="0054584C">
            <w:pPr>
              <w:pStyle w:val="DescrioCasodeUso"/>
            </w:pPr>
          </w:p>
        </w:tc>
      </w:tr>
    </w:tbl>
    <w:p w14:paraId="7F1CA9B1" w14:textId="77777777" w:rsidR="0054584C" w:rsidRPr="00253559" w:rsidRDefault="0054584C">
      <w:pPr>
        <w:rPr>
          <w:rFonts w:cs="Arial"/>
          <w:b/>
          <w:bCs/>
          <w:sz w:val="32"/>
          <w:szCs w:val="32"/>
        </w:rPr>
      </w:pPr>
    </w:p>
    <w:tbl>
      <w:tblPr>
        <w:tblW w:w="0" w:type="auto"/>
        <w:tblInd w:w="-18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-5" w:type="dxa"/>
        </w:tblCellMar>
        <w:tblLook w:val="04A0" w:firstRow="1" w:lastRow="0" w:firstColumn="1" w:lastColumn="0" w:noHBand="0" w:noVBand="1"/>
      </w:tblPr>
      <w:tblGrid>
        <w:gridCol w:w="2318"/>
        <w:gridCol w:w="6723"/>
      </w:tblGrid>
      <w:tr w:rsidR="0054584C" w:rsidRPr="00253559" w14:paraId="68631592" w14:textId="77777777">
        <w:trPr>
          <w:trHeight w:val="708"/>
        </w:trPr>
        <w:tc>
          <w:tcPr>
            <w:tcW w:w="23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  <w:vAlign w:val="center"/>
          </w:tcPr>
          <w:p w14:paraId="09A6E510" w14:textId="77777777" w:rsidR="0054584C" w:rsidRPr="00253559" w:rsidRDefault="00A70E4B">
            <w:pPr>
              <w:rPr>
                <w:rFonts w:cs="Arial"/>
                <w:b/>
                <w:sz w:val="28"/>
                <w:szCs w:val="28"/>
              </w:rPr>
            </w:pPr>
            <w:r w:rsidRPr="00253559">
              <w:rPr>
                <w:rFonts w:cs="Arial"/>
                <w:b/>
                <w:sz w:val="28"/>
                <w:szCs w:val="28"/>
              </w:rPr>
              <w:t>UC 01</w:t>
            </w:r>
          </w:p>
          <w:p w14:paraId="62AE50BB" w14:textId="77777777" w:rsidR="0054584C" w:rsidRPr="00253559" w:rsidRDefault="00A70E4B">
            <w:pPr>
              <w:rPr>
                <w:rFonts w:cs="Arial"/>
                <w:b/>
                <w:sz w:val="28"/>
                <w:szCs w:val="28"/>
              </w:rPr>
            </w:pPr>
            <w:r w:rsidRPr="00253559">
              <w:rPr>
                <w:rFonts w:cs="Arial"/>
                <w:b/>
                <w:sz w:val="28"/>
                <w:szCs w:val="28"/>
              </w:rPr>
              <w:t>RF 01</w:t>
            </w:r>
          </w:p>
        </w:tc>
        <w:tc>
          <w:tcPr>
            <w:tcW w:w="67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  <w:vAlign w:val="center"/>
          </w:tcPr>
          <w:p w14:paraId="545BFF6F" w14:textId="77777777" w:rsidR="0054584C" w:rsidRPr="00253559" w:rsidRDefault="00A70E4B">
            <w:pPr>
              <w:pStyle w:val="NomeCasodeUso"/>
              <w:rPr>
                <w:rFonts w:ascii="Arial" w:hAnsi="Arial"/>
              </w:rPr>
            </w:pPr>
            <w:bookmarkStart w:id="123" w:name="_Toc422418729"/>
            <w:r w:rsidRPr="00253559">
              <w:rPr>
                <w:rFonts w:ascii="Arial" w:hAnsi="Arial"/>
              </w:rPr>
              <w:t>Gerenciar Endereços</w:t>
            </w:r>
            <w:bookmarkEnd w:id="123"/>
          </w:p>
        </w:tc>
      </w:tr>
      <w:tr w:rsidR="0054584C" w:rsidRPr="00253559" w14:paraId="51EB8D77" w14:textId="77777777">
        <w:trPr>
          <w:trHeight w:val="340"/>
        </w:trPr>
        <w:tc>
          <w:tcPr>
            <w:tcW w:w="23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3C3F707C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Ator</w:t>
            </w:r>
          </w:p>
        </w:tc>
        <w:tc>
          <w:tcPr>
            <w:tcW w:w="67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68CB14D8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Cliente</w:t>
            </w:r>
          </w:p>
        </w:tc>
      </w:tr>
      <w:tr w:rsidR="0054584C" w:rsidRPr="00253559" w14:paraId="05451F95" w14:textId="77777777">
        <w:trPr>
          <w:trHeight w:val="567"/>
        </w:trPr>
        <w:tc>
          <w:tcPr>
            <w:tcW w:w="23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549EF6C1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lastRenderedPageBreak/>
              <w:t>Descrição</w:t>
            </w:r>
          </w:p>
        </w:tc>
        <w:tc>
          <w:tcPr>
            <w:tcW w:w="67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716D32DC" w14:textId="77777777" w:rsidR="0054584C" w:rsidRPr="00253559" w:rsidRDefault="00A70E4B">
            <w:pPr>
              <w:pStyle w:val="DescrioCasodeUso"/>
            </w:pPr>
            <w:r w:rsidRPr="00253559">
              <w:t>Cliente pode gerenciar seus próprios endereços, adicionando, removendo ou alterando.</w:t>
            </w:r>
          </w:p>
        </w:tc>
      </w:tr>
      <w:tr w:rsidR="0054584C" w:rsidRPr="00253559" w14:paraId="11B3A93A" w14:textId="77777777">
        <w:trPr>
          <w:trHeight w:val="340"/>
        </w:trPr>
        <w:tc>
          <w:tcPr>
            <w:tcW w:w="23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47D93BC5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Pré-condição</w:t>
            </w:r>
          </w:p>
        </w:tc>
        <w:tc>
          <w:tcPr>
            <w:tcW w:w="67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73D6C796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Cliente cadastrado</w:t>
            </w:r>
          </w:p>
        </w:tc>
      </w:tr>
      <w:tr w:rsidR="0054584C" w:rsidRPr="00253559" w14:paraId="73D884EA" w14:textId="77777777">
        <w:trPr>
          <w:trHeight w:val="340"/>
        </w:trPr>
        <w:tc>
          <w:tcPr>
            <w:tcW w:w="23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346FC08E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Pós-condição</w:t>
            </w:r>
          </w:p>
        </w:tc>
        <w:tc>
          <w:tcPr>
            <w:tcW w:w="67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3E3AE10D" w14:textId="77777777" w:rsidR="0054584C" w:rsidRPr="00253559" w:rsidRDefault="0054584C"/>
        </w:tc>
      </w:tr>
      <w:tr w:rsidR="0054584C" w:rsidRPr="00253559" w14:paraId="65CA39B7" w14:textId="77777777">
        <w:trPr>
          <w:trHeight w:val="340"/>
        </w:trPr>
        <w:tc>
          <w:tcPr>
            <w:tcW w:w="9041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546FF300" w14:textId="77777777" w:rsidR="0054584C" w:rsidRPr="00253559" w:rsidRDefault="00A70E4B">
            <w:pPr>
              <w:pStyle w:val="DescrioCasodeUso"/>
              <w:rPr>
                <w:b/>
              </w:rPr>
            </w:pPr>
            <w:r w:rsidRPr="00253559">
              <w:rPr>
                <w:b/>
              </w:rPr>
              <w:t>Fluxo de Eventos – Inclusão</w:t>
            </w:r>
          </w:p>
        </w:tc>
      </w:tr>
      <w:tr w:rsidR="0054584C" w:rsidRPr="00253559" w14:paraId="02EA8CC3" w14:textId="77777777">
        <w:trPr>
          <w:trHeight w:val="365"/>
        </w:trPr>
        <w:tc>
          <w:tcPr>
            <w:tcW w:w="9041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1A14FED8" w14:textId="77777777" w:rsidR="0054584C" w:rsidRPr="00253559" w:rsidRDefault="0054584C">
            <w:pPr>
              <w:pStyle w:val="DescrioCasodeUso"/>
            </w:pPr>
          </w:p>
          <w:p w14:paraId="32816462" w14:textId="77777777" w:rsidR="0054584C" w:rsidRPr="00253559" w:rsidRDefault="00A70E4B">
            <w:pPr>
              <w:pStyle w:val="DescrioCasodeUso"/>
              <w:numPr>
                <w:ilvl w:val="0"/>
                <w:numId w:val="13"/>
              </w:numPr>
            </w:pPr>
            <w:r w:rsidRPr="00253559">
              <w:t>Ator Cliente: Clica no botão “Meus endereços”</w:t>
            </w:r>
          </w:p>
          <w:p w14:paraId="28F4DB1F" w14:textId="77777777" w:rsidR="0054584C" w:rsidRPr="00253559" w:rsidRDefault="00A70E4B">
            <w:pPr>
              <w:pStyle w:val="DescrioCasodeUso"/>
              <w:numPr>
                <w:ilvl w:val="0"/>
                <w:numId w:val="13"/>
              </w:numPr>
            </w:pPr>
            <w:r w:rsidRPr="00253559">
              <w:t>Sistema: Exibe a lista de endereços cadastrados;</w:t>
            </w:r>
          </w:p>
          <w:p w14:paraId="5486EDBB" w14:textId="77777777" w:rsidR="0054584C" w:rsidRPr="00253559" w:rsidRDefault="00A70E4B">
            <w:pPr>
              <w:pStyle w:val="DescrioCasodeUso"/>
              <w:numPr>
                <w:ilvl w:val="0"/>
                <w:numId w:val="13"/>
              </w:numPr>
            </w:pPr>
            <w:r w:rsidRPr="00253559">
              <w:t>Ator Cliente: Clica no botão “Novo”</w:t>
            </w:r>
          </w:p>
          <w:p w14:paraId="575B04FC" w14:textId="77777777" w:rsidR="0054584C" w:rsidRPr="00253559" w:rsidRDefault="00A70E4B">
            <w:pPr>
              <w:pStyle w:val="DescrioCasodeUso"/>
              <w:numPr>
                <w:ilvl w:val="0"/>
                <w:numId w:val="13"/>
              </w:numPr>
            </w:pPr>
            <w:r w:rsidRPr="00253559">
              <w:t>Ator Cliente: Informa os dados que deseja no endereço;</w:t>
            </w:r>
          </w:p>
          <w:p w14:paraId="59DB2085" w14:textId="77777777" w:rsidR="0054584C" w:rsidRPr="00253559" w:rsidRDefault="00A70E4B">
            <w:pPr>
              <w:pStyle w:val="DescrioCasodeUso"/>
              <w:numPr>
                <w:ilvl w:val="0"/>
                <w:numId w:val="13"/>
              </w:numPr>
            </w:pPr>
            <w:r w:rsidRPr="00253559">
              <w:t>Ator Cliente: Clica no botão “Salvar”;</w:t>
            </w:r>
          </w:p>
          <w:p w14:paraId="467B7A83" w14:textId="77777777" w:rsidR="0054584C" w:rsidRPr="00253559" w:rsidRDefault="00A70E4B">
            <w:pPr>
              <w:pStyle w:val="DescrioCasodeUso"/>
              <w:numPr>
                <w:ilvl w:val="0"/>
                <w:numId w:val="13"/>
              </w:numPr>
            </w:pPr>
            <w:r w:rsidRPr="00253559">
              <w:t>Sistema: Valida os campos obrigatórios;</w:t>
            </w:r>
          </w:p>
          <w:p w14:paraId="0A17D886" w14:textId="77777777" w:rsidR="0054584C" w:rsidRPr="00253559" w:rsidRDefault="00A70E4B">
            <w:pPr>
              <w:pStyle w:val="DescrioCasodeUso"/>
              <w:numPr>
                <w:ilvl w:val="0"/>
                <w:numId w:val="13"/>
              </w:numPr>
            </w:pPr>
            <w:r w:rsidRPr="00253559">
              <w:t>Sistema: Exibe uma mensagem de sucesso;</w:t>
            </w:r>
          </w:p>
          <w:p w14:paraId="4FDA337E" w14:textId="77777777" w:rsidR="0054584C" w:rsidRPr="00253559" w:rsidRDefault="00A70E4B">
            <w:pPr>
              <w:pStyle w:val="DescrioCasodeUso"/>
              <w:numPr>
                <w:ilvl w:val="0"/>
                <w:numId w:val="13"/>
              </w:numPr>
            </w:pPr>
            <w:r w:rsidRPr="00253559">
              <w:t>Sistema: Retorna ao fluxo de origem;</w:t>
            </w:r>
          </w:p>
          <w:p w14:paraId="00F64610" w14:textId="77777777" w:rsidR="0054584C" w:rsidRPr="00253559" w:rsidRDefault="0054584C">
            <w:pPr>
              <w:pStyle w:val="DescrioCasodeUso"/>
            </w:pPr>
          </w:p>
        </w:tc>
      </w:tr>
      <w:tr w:rsidR="0054584C" w:rsidRPr="00253559" w14:paraId="1A24A57F" w14:textId="77777777">
        <w:trPr>
          <w:trHeight w:val="340"/>
        </w:trPr>
        <w:tc>
          <w:tcPr>
            <w:tcW w:w="9041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7B26CA1D" w14:textId="77777777" w:rsidR="0054584C" w:rsidRPr="00253559" w:rsidRDefault="00A70E4B">
            <w:pPr>
              <w:pStyle w:val="DescrioCasodeUso"/>
              <w:rPr>
                <w:b/>
              </w:rPr>
            </w:pPr>
            <w:r w:rsidRPr="00253559">
              <w:rPr>
                <w:b/>
              </w:rPr>
              <w:t>Fluxo de Eventos – Alteração</w:t>
            </w:r>
          </w:p>
        </w:tc>
      </w:tr>
      <w:tr w:rsidR="0054584C" w:rsidRPr="00253559" w14:paraId="3D323823" w14:textId="77777777">
        <w:trPr>
          <w:trHeight w:val="420"/>
        </w:trPr>
        <w:tc>
          <w:tcPr>
            <w:tcW w:w="9041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0AEDB41C" w14:textId="77777777" w:rsidR="0054584C" w:rsidRPr="00253559" w:rsidRDefault="0054584C">
            <w:pPr>
              <w:pStyle w:val="DescrioCasodeUso"/>
            </w:pPr>
          </w:p>
          <w:p w14:paraId="5C2347C6" w14:textId="77777777" w:rsidR="0054584C" w:rsidRPr="00253559" w:rsidRDefault="00A70E4B">
            <w:pPr>
              <w:pStyle w:val="DescrioCasodeUso"/>
              <w:numPr>
                <w:ilvl w:val="0"/>
                <w:numId w:val="14"/>
              </w:numPr>
            </w:pPr>
            <w:r w:rsidRPr="00253559">
              <w:t>Ator Cliente: Clica no botão “Meus endereços”;</w:t>
            </w:r>
          </w:p>
          <w:p w14:paraId="50855A36" w14:textId="77777777" w:rsidR="0054584C" w:rsidRPr="00253559" w:rsidRDefault="00A70E4B">
            <w:pPr>
              <w:pStyle w:val="DescrioCasodeUso"/>
              <w:numPr>
                <w:ilvl w:val="0"/>
                <w:numId w:val="14"/>
              </w:numPr>
            </w:pPr>
            <w:r w:rsidRPr="00253559">
              <w:t>Sistema: Exibe a lista de endereços cadastrados;</w:t>
            </w:r>
          </w:p>
          <w:p w14:paraId="26E296F2" w14:textId="77777777" w:rsidR="0054584C" w:rsidRPr="00253559" w:rsidRDefault="00A70E4B">
            <w:pPr>
              <w:pStyle w:val="DescrioCasodeUso"/>
              <w:numPr>
                <w:ilvl w:val="0"/>
                <w:numId w:val="14"/>
              </w:numPr>
            </w:pPr>
            <w:r w:rsidRPr="00253559">
              <w:t>Ator Cliente: Seleciona um endereço para alteração;</w:t>
            </w:r>
          </w:p>
          <w:p w14:paraId="5DC586C6" w14:textId="77777777" w:rsidR="0054584C" w:rsidRPr="00253559" w:rsidRDefault="00A70E4B">
            <w:pPr>
              <w:pStyle w:val="DescrioCasodeUso"/>
              <w:numPr>
                <w:ilvl w:val="0"/>
                <w:numId w:val="14"/>
              </w:numPr>
            </w:pPr>
            <w:r w:rsidRPr="00253559">
              <w:t>Sistema: Exibe na tela os dados do endereço para alteração;</w:t>
            </w:r>
          </w:p>
          <w:p w14:paraId="7DD030FE" w14:textId="77777777" w:rsidR="0054584C" w:rsidRPr="00253559" w:rsidRDefault="00A70E4B">
            <w:pPr>
              <w:pStyle w:val="DescrioCasodeUso"/>
              <w:numPr>
                <w:ilvl w:val="0"/>
                <w:numId w:val="14"/>
              </w:numPr>
            </w:pPr>
            <w:r w:rsidRPr="00253559">
              <w:t>Ator Cliente: Informa os novos dados do endereço;</w:t>
            </w:r>
          </w:p>
          <w:p w14:paraId="36F48306" w14:textId="77777777" w:rsidR="0054584C" w:rsidRPr="00253559" w:rsidRDefault="00A70E4B">
            <w:pPr>
              <w:pStyle w:val="DescrioCasodeUso"/>
              <w:numPr>
                <w:ilvl w:val="0"/>
                <w:numId w:val="14"/>
              </w:numPr>
            </w:pPr>
            <w:r w:rsidRPr="00253559">
              <w:t>Ator Cliente: Clica no botão “Salvar”;</w:t>
            </w:r>
          </w:p>
          <w:p w14:paraId="5D5355AB" w14:textId="77777777" w:rsidR="0054584C" w:rsidRPr="00253559" w:rsidRDefault="00A70E4B">
            <w:pPr>
              <w:pStyle w:val="DescrioCasodeUso"/>
              <w:numPr>
                <w:ilvl w:val="0"/>
                <w:numId w:val="14"/>
              </w:numPr>
            </w:pPr>
            <w:r w:rsidRPr="00253559">
              <w:t>Sistema: Valida os campos obrigatórios;</w:t>
            </w:r>
          </w:p>
          <w:p w14:paraId="610A6ED0" w14:textId="77777777" w:rsidR="0054584C" w:rsidRPr="00253559" w:rsidRDefault="00A70E4B">
            <w:pPr>
              <w:pStyle w:val="DescrioCasodeUso"/>
              <w:numPr>
                <w:ilvl w:val="0"/>
                <w:numId w:val="14"/>
              </w:numPr>
            </w:pPr>
            <w:r w:rsidRPr="00253559">
              <w:t>Sistema: Exibe uma mensagem de sucesso;</w:t>
            </w:r>
          </w:p>
          <w:p w14:paraId="684A1EC4" w14:textId="77777777" w:rsidR="0054584C" w:rsidRPr="00253559" w:rsidRDefault="00A70E4B">
            <w:pPr>
              <w:pStyle w:val="DescrioCasodeUso"/>
              <w:numPr>
                <w:ilvl w:val="0"/>
                <w:numId w:val="14"/>
              </w:numPr>
            </w:pPr>
            <w:r w:rsidRPr="00253559">
              <w:t>Sistema: Retorna ao fluxo original;</w:t>
            </w:r>
          </w:p>
          <w:p w14:paraId="7E8B330B" w14:textId="77777777" w:rsidR="0054584C" w:rsidRPr="00253559" w:rsidRDefault="0054584C">
            <w:pPr>
              <w:pStyle w:val="DescrioCasodeUso"/>
            </w:pPr>
          </w:p>
        </w:tc>
      </w:tr>
      <w:tr w:rsidR="0054584C" w:rsidRPr="00253559" w14:paraId="09D0F4D4" w14:textId="77777777">
        <w:trPr>
          <w:trHeight w:val="420"/>
        </w:trPr>
        <w:tc>
          <w:tcPr>
            <w:tcW w:w="9041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4AA07C64" w14:textId="77777777" w:rsidR="0054584C" w:rsidRPr="00253559" w:rsidRDefault="00A70E4B">
            <w:pPr>
              <w:pStyle w:val="DescrioCasodeUso"/>
              <w:rPr>
                <w:b/>
                <w:bCs/>
              </w:rPr>
            </w:pPr>
            <w:r w:rsidRPr="00253559">
              <w:rPr>
                <w:b/>
                <w:bCs/>
              </w:rPr>
              <w:t>Fluxo de Eventos – Exclusão</w:t>
            </w:r>
          </w:p>
        </w:tc>
      </w:tr>
      <w:tr w:rsidR="0054584C" w:rsidRPr="00253559" w14:paraId="14BA5C91" w14:textId="77777777">
        <w:trPr>
          <w:trHeight w:val="420"/>
        </w:trPr>
        <w:tc>
          <w:tcPr>
            <w:tcW w:w="9041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304D1D18" w14:textId="77777777" w:rsidR="0054584C" w:rsidRPr="00253559" w:rsidRDefault="0054584C">
            <w:pPr>
              <w:pStyle w:val="DescrioCasodeUso"/>
            </w:pPr>
          </w:p>
          <w:p w14:paraId="1961DE6A" w14:textId="77777777" w:rsidR="0054584C" w:rsidRPr="00253559" w:rsidRDefault="00A70E4B">
            <w:pPr>
              <w:pStyle w:val="DescrioCasodeUso"/>
              <w:numPr>
                <w:ilvl w:val="0"/>
                <w:numId w:val="15"/>
              </w:numPr>
            </w:pPr>
            <w:r w:rsidRPr="00253559">
              <w:t>Ator Cliente: Clica no botão “Meus endereços”;</w:t>
            </w:r>
          </w:p>
          <w:p w14:paraId="5A9E40ED" w14:textId="77777777" w:rsidR="0054584C" w:rsidRPr="00253559" w:rsidRDefault="00A70E4B">
            <w:pPr>
              <w:pStyle w:val="DescrioCasodeUso"/>
              <w:numPr>
                <w:ilvl w:val="0"/>
                <w:numId w:val="15"/>
              </w:numPr>
            </w:pPr>
            <w:r w:rsidRPr="00253559">
              <w:t>Sistema: Exibe a lista de endereços cadastrados;</w:t>
            </w:r>
          </w:p>
          <w:p w14:paraId="042DBBB0" w14:textId="77777777" w:rsidR="0054584C" w:rsidRPr="00253559" w:rsidRDefault="00A70E4B">
            <w:pPr>
              <w:pStyle w:val="DescrioCasodeUso"/>
              <w:numPr>
                <w:ilvl w:val="0"/>
                <w:numId w:val="15"/>
              </w:numPr>
            </w:pPr>
            <w:r w:rsidRPr="00253559">
              <w:t>Ator Cliente: Seleciona uma endereço na lista;</w:t>
            </w:r>
          </w:p>
          <w:p w14:paraId="6985FE84" w14:textId="77777777" w:rsidR="0054584C" w:rsidRPr="00253559" w:rsidRDefault="00A70E4B">
            <w:pPr>
              <w:pStyle w:val="DescrioCasodeUso"/>
              <w:numPr>
                <w:ilvl w:val="0"/>
                <w:numId w:val="15"/>
              </w:numPr>
            </w:pPr>
            <w:r w:rsidRPr="00253559">
              <w:t>Sistema: Exibe uma mensagem de confirmação;</w:t>
            </w:r>
          </w:p>
          <w:p w14:paraId="5481F4E7" w14:textId="77777777" w:rsidR="0054584C" w:rsidRPr="00253559" w:rsidRDefault="00A70E4B">
            <w:pPr>
              <w:pStyle w:val="DescrioCasodeUso"/>
              <w:numPr>
                <w:ilvl w:val="0"/>
                <w:numId w:val="15"/>
              </w:numPr>
            </w:pPr>
            <w:r w:rsidRPr="00253559">
              <w:lastRenderedPageBreak/>
              <w:t>Ator Cliente: Clica no botão “Sim”:</w:t>
            </w:r>
          </w:p>
          <w:p w14:paraId="189D31CA" w14:textId="77777777" w:rsidR="0054584C" w:rsidRPr="00253559" w:rsidRDefault="00A70E4B">
            <w:pPr>
              <w:pStyle w:val="DescrioCasodeUso"/>
              <w:numPr>
                <w:ilvl w:val="0"/>
                <w:numId w:val="15"/>
              </w:numPr>
            </w:pPr>
            <w:r w:rsidRPr="00253559">
              <w:t>Sistema: Exclui o endereço vinculado ao cliente;</w:t>
            </w:r>
          </w:p>
          <w:p w14:paraId="618BCD20" w14:textId="77777777" w:rsidR="0054584C" w:rsidRPr="00253559" w:rsidRDefault="00A70E4B">
            <w:pPr>
              <w:pStyle w:val="DescrioCasodeUso"/>
              <w:numPr>
                <w:ilvl w:val="0"/>
                <w:numId w:val="15"/>
              </w:numPr>
            </w:pPr>
            <w:r w:rsidRPr="00253559">
              <w:t>Sistema: Exibe uma mensagem informando a exclusão;</w:t>
            </w:r>
          </w:p>
          <w:p w14:paraId="4B492E0C" w14:textId="77777777" w:rsidR="0054584C" w:rsidRPr="00253559" w:rsidRDefault="00A70E4B">
            <w:pPr>
              <w:pStyle w:val="DescrioCasodeUso"/>
              <w:numPr>
                <w:ilvl w:val="0"/>
                <w:numId w:val="15"/>
              </w:numPr>
            </w:pPr>
            <w:r w:rsidRPr="00253559">
              <w:t>Sistema: Retorna ao fluxo original;</w:t>
            </w:r>
          </w:p>
          <w:p w14:paraId="51787200" w14:textId="77777777" w:rsidR="0054584C" w:rsidRPr="00253559" w:rsidRDefault="0054584C">
            <w:pPr>
              <w:pStyle w:val="DescrioCasodeUso"/>
            </w:pPr>
          </w:p>
        </w:tc>
      </w:tr>
      <w:tr w:rsidR="0054584C" w:rsidRPr="00253559" w14:paraId="17570B9B" w14:textId="77777777">
        <w:trPr>
          <w:trHeight w:val="420"/>
        </w:trPr>
        <w:tc>
          <w:tcPr>
            <w:tcW w:w="9041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4C7DF619" w14:textId="77777777" w:rsidR="0054584C" w:rsidRPr="00253559" w:rsidRDefault="00A70E4B">
            <w:pPr>
              <w:pStyle w:val="DescrioCasodeUso"/>
              <w:rPr>
                <w:b/>
                <w:bCs/>
              </w:rPr>
            </w:pPr>
            <w:r w:rsidRPr="00253559">
              <w:rPr>
                <w:b/>
                <w:bCs/>
              </w:rPr>
              <w:lastRenderedPageBreak/>
              <w:t>Tratamento de Exceções</w:t>
            </w:r>
          </w:p>
        </w:tc>
      </w:tr>
      <w:tr w:rsidR="0054584C" w:rsidRPr="00253559" w14:paraId="4625FE13" w14:textId="77777777">
        <w:trPr>
          <w:trHeight w:val="420"/>
        </w:trPr>
        <w:tc>
          <w:tcPr>
            <w:tcW w:w="9041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0164E9B7" w14:textId="77777777" w:rsidR="0054584C" w:rsidRPr="00253559" w:rsidRDefault="0054584C">
            <w:pPr>
              <w:pStyle w:val="DescrioCasodeUso"/>
            </w:pPr>
          </w:p>
          <w:p w14:paraId="1766D1FF" w14:textId="0CF41DA5" w:rsidR="0054584C" w:rsidRPr="00253559" w:rsidRDefault="003A4F9C">
            <w:pPr>
              <w:pStyle w:val="DescrioCasodeUso"/>
              <w:numPr>
                <w:ilvl w:val="0"/>
                <w:numId w:val="12"/>
              </w:numPr>
            </w:pPr>
            <w:r>
              <w:t xml:space="preserve">(6a) </w:t>
            </w:r>
            <w:r w:rsidR="00A70E4B" w:rsidRPr="00253559">
              <w:t>Endereço não pode ser cadastrado, dados obrigatórios não informados;</w:t>
            </w:r>
          </w:p>
          <w:p w14:paraId="5E92E62C" w14:textId="77777777" w:rsidR="0054584C" w:rsidRPr="00253559" w:rsidRDefault="00A70E4B">
            <w:pPr>
              <w:pStyle w:val="DescrioCasodeUso"/>
              <w:numPr>
                <w:ilvl w:val="0"/>
                <w:numId w:val="16"/>
              </w:numPr>
            </w:pPr>
            <w:r w:rsidRPr="00253559">
              <w:t>Sistema: Exibe uma mensagem informando que o endereço não pode ser cadastrado;</w:t>
            </w:r>
          </w:p>
          <w:p w14:paraId="449516B7" w14:textId="77777777" w:rsidR="0054584C" w:rsidRPr="00253559" w:rsidRDefault="00A70E4B">
            <w:pPr>
              <w:pStyle w:val="DescrioCasodeUso"/>
              <w:numPr>
                <w:ilvl w:val="0"/>
                <w:numId w:val="16"/>
              </w:numPr>
            </w:pPr>
            <w:r w:rsidRPr="00253559">
              <w:t>Sistema: Retorna ao fluxo de origem;</w:t>
            </w:r>
          </w:p>
          <w:p w14:paraId="26953BDB" w14:textId="77777777" w:rsidR="0054584C" w:rsidRPr="00253559" w:rsidRDefault="0054584C">
            <w:pPr>
              <w:pStyle w:val="DescrioCasodeUso"/>
            </w:pPr>
          </w:p>
        </w:tc>
      </w:tr>
    </w:tbl>
    <w:p w14:paraId="3A90FD9D" w14:textId="77777777" w:rsidR="0054584C" w:rsidRPr="00253559" w:rsidRDefault="0054584C">
      <w:pPr>
        <w:rPr>
          <w:rFonts w:cs="Arial"/>
          <w:b/>
          <w:bCs/>
          <w:sz w:val="32"/>
          <w:szCs w:val="32"/>
        </w:rPr>
      </w:pPr>
    </w:p>
    <w:p w14:paraId="675E3A49" w14:textId="77777777" w:rsidR="0054584C" w:rsidRPr="00253559" w:rsidRDefault="0054584C">
      <w:pPr>
        <w:rPr>
          <w:rFonts w:cs="Arial"/>
          <w:b/>
          <w:bCs/>
          <w:sz w:val="32"/>
          <w:szCs w:val="32"/>
        </w:rPr>
      </w:pPr>
    </w:p>
    <w:p w14:paraId="24EF02F3" w14:textId="77777777" w:rsidR="0054584C" w:rsidRPr="00253559" w:rsidRDefault="0054584C">
      <w:pPr>
        <w:rPr>
          <w:rFonts w:cs="Arial"/>
          <w:b/>
          <w:bCs/>
          <w:sz w:val="32"/>
          <w:szCs w:val="32"/>
        </w:rPr>
      </w:pPr>
    </w:p>
    <w:tbl>
      <w:tblPr>
        <w:tblW w:w="0" w:type="auto"/>
        <w:tblInd w:w="-18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-5" w:type="dxa"/>
        </w:tblCellMar>
        <w:tblLook w:val="04A0" w:firstRow="1" w:lastRow="0" w:firstColumn="1" w:lastColumn="0" w:noHBand="0" w:noVBand="1"/>
      </w:tblPr>
      <w:tblGrid>
        <w:gridCol w:w="2318"/>
        <w:gridCol w:w="6724"/>
      </w:tblGrid>
      <w:tr w:rsidR="0054584C" w:rsidRPr="00253559" w14:paraId="11108B3B" w14:textId="77777777">
        <w:trPr>
          <w:trHeight w:val="708"/>
        </w:trPr>
        <w:tc>
          <w:tcPr>
            <w:tcW w:w="23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  <w:vAlign w:val="center"/>
          </w:tcPr>
          <w:p w14:paraId="0050E47F" w14:textId="77777777" w:rsidR="0054584C" w:rsidRPr="00253559" w:rsidRDefault="00A70E4B">
            <w:pPr>
              <w:rPr>
                <w:rFonts w:cs="Arial"/>
                <w:b/>
                <w:sz w:val="28"/>
                <w:szCs w:val="28"/>
              </w:rPr>
            </w:pPr>
            <w:r w:rsidRPr="00253559">
              <w:rPr>
                <w:rFonts w:cs="Arial"/>
                <w:b/>
                <w:sz w:val="28"/>
                <w:szCs w:val="28"/>
              </w:rPr>
              <w:t>UC 01</w:t>
            </w:r>
          </w:p>
          <w:p w14:paraId="3A5A82CD" w14:textId="77777777" w:rsidR="0054584C" w:rsidRPr="00253559" w:rsidRDefault="00A70E4B">
            <w:pPr>
              <w:rPr>
                <w:rFonts w:cs="Arial"/>
                <w:b/>
                <w:sz w:val="28"/>
                <w:szCs w:val="28"/>
              </w:rPr>
            </w:pPr>
            <w:r w:rsidRPr="00253559">
              <w:rPr>
                <w:rFonts w:cs="Arial"/>
                <w:b/>
                <w:sz w:val="28"/>
                <w:szCs w:val="28"/>
              </w:rPr>
              <w:t>RF 01</w:t>
            </w:r>
          </w:p>
        </w:tc>
        <w:tc>
          <w:tcPr>
            <w:tcW w:w="672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  <w:vAlign w:val="center"/>
          </w:tcPr>
          <w:p w14:paraId="3D58C1D3" w14:textId="77777777" w:rsidR="0054584C" w:rsidRPr="00253559" w:rsidRDefault="00A70E4B">
            <w:pPr>
              <w:pStyle w:val="NomeCasodeUso"/>
              <w:rPr>
                <w:rFonts w:ascii="Arial" w:hAnsi="Arial"/>
              </w:rPr>
            </w:pPr>
            <w:bookmarkStart w:id="124" w:name="_Toc422418730"/>
            <w:r w:rsidRPr="00253559">
              <w:rPr>
                <w:rFonts w:ascii="Arial" w:hAnsi="Arial"/>
              </w:rPr>
              <w:t>Gerenciar Telefones</w:t>
            </w:r>
            <w:bookmarkEnd w:id="124"/>
          </w:p>
        </w:tc>
      </w:tr>
      <w:tr w:rsidR="0054584C" w:rsidRPr="00253559" w14:paraId="7B4DAB47" w14:textId="77777777">
        <w:trPr>
          <w:trHeight w:val="340"/>
        </w:trPr>
        <w:tc>
          <w:tcPr>
            <w:tcW w:w="23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42BA062A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Ator</w:t>
            </w:r>
          </w:p>
        </w:tc>
        <w:tc>
          <w:tcPr>
            <w:tcW w:w="672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758B47C8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Cliente</w:t>
            </w:r>
          </w:p>
        </w:tc>
      </w:tr>
      <w:tr w:rsidR="0054584C" w:rsidRPr="00253559" w14:paraId="728C7639" w14:textId="77777777">
        <w:trPr>
          <w:trHeight w:val="567"/>
        </w:trPr>
        <w:tc>
          <w:tcPr>
            <w:tcW w:w="23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6DB0CB16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Descrição</w:t>
            </w:r>
          </w:p>
        </w:tc>
        <w:tc>
          <w:tcPr>
            <w:tcW w:w="672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326BF46B" w14:textId="77777777" w:rsidR="0054584C" w:rsidRPr="00253559" w:rsidRDefault="00A70E4B">
            <w:pPr>
              <w:pStyle w:val="DescrioCasodeUso"/>
            </w:pPr>
            <w:r w:rsidRPr="00253559">
              <w:t>Cliente faz o gerenciamento de seus telefones para contato.</w:t>
            </w:r>
          </w:p>
        </w:tc>
      </w:tr>
      <w:tr w:rsidR="0054584C" w:rsidRPr="00253559" w14:paraId="169CE04A" w14:textId="77777777">
        <w:trPr>
          <w:trHeight w:val="340"/>
        </w:trPr>
        <w:tc>
          <w:tcPr>
            <w:tcW w:w="23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11A0623E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Pré-condição</w:t>
            </w:r>
          </w:p>
        </w:tc>
        <w:tc>
          <w:tcPr>
            <w:tcW w:w="672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50E5AFFA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Cliente cadastrado</w:t>
            </w:r>
          </w:p>
        </w:tc>
      </w:tr>
      <w:tr w:rsidR="0054584C" w:rsidRPr="00253559" w14:paraId="54FA9CC7" w14:textId="77777777">
        <w:trPr>
          <w:trHeight w:val="340"/>
        </w:trPr>
        <w:tc>
          <w:tcPr>
            <w:tcW w:w="23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1B5541E3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Pós-condição</w:t>
            </w:r>
          </w:p>
        </w:tc>
        <w:tc>
          <w:tcPr>
            <w:tcW w:w="672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30CD747D" w14:textId="77777777" w:rsidR="0054584C" w:rsidRPr="00253559" w:rsidRDefault="0054584C"/>
        </w:tc>
      </w:tr>
      <w:tr w:rsidR="0054584C" w:rsidRPr="00253559" w14:paraId="6FAF11AB" w14:textId="77777777">
        <w:trPr>
          <w:trHeight w:val="340"/>
        </w:trPr>
        <w:tc>
          <w:tcPr>
            <w:tcW w:w="904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2D5D4F11" w14:textId="77777777" w:rsidR="0054584C" w:rsidRPr="00253559" w:rsidRDefault="00A70E4B">
            <w:pPr>
              <w:pStyle w:val="DescrioCasodeUso"/>
              <w:rPr>
                <w:b/>
              </w:rPr>
            </w:pPr>
            <w:r w:rsidRPr="00253559">
              <w:rPr>
                <w:b/>
              </w:rPr>
              <w:t>Fluxo de Eventos – Inclusão</w:t>
            </w:r>
          </w:p>
        </w:tc>
      </w:tr>
      <w:tr w:rsidR="0054584C" w:rsidRPr="00253559" w14:paraId="0F5145BB" w14:textId="77777777">
        <w:trPr>
          <w:trHeight w:val="365"/>
        </w:trPr>
        <w:tc>
          <w:tcPr>
            <w:tcW w:w="904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2A45CCCD" w14:textId="77777777" w:rsidR="0054584C" w:rsidRPr="00253559" w:rsidRDefault="0054584C">
            <w:pPr>
              <w:pStyle w:val="DescrioCasodeUso"/>
            </w:pPr>
          </w:p>
          <w:p w14:paraId="52CE9BBB" w14:textId="77777777" w:rsidR="0054584C" w:rsidRPr="00253559" w:rsidRDefault="00A70E4B">
            <w:pPr>
              <w:pStyle w:val="DescrioCasodeUso"/>
              <w:numPr>
                <w:ilvl w:val="0"/>
                <w:numId w:val="27"/>
              </w:numPr>
            </w:pPr>
            <w:r w:rsidRPr="00253559">
              <w:t>Ator Cliente: Clica no botão “Meus contatos”</w:t>
            </w:r>
          </w:p>
          <w:p w14:paraId="5B3924CE" w14:textId="77777777" w:rsidR="0054584C" w:rsidRPr="00253559" w:rsidRDefault="00A70E4B">
            <w:pPr>
              <w:pStyle w:val="DescrioCasodeUso"/>
              <w:numPr>
                <w:ilvl w:val="0"/>
                <w:numId w:val="27"/>
              </w:numPr>
            </w:pPr>
            <w:r w:rsidRPr="00253559">
              <w:t>Sistema: Exibe a lista de telefones cadastrados;</w:t>
            </w:r>
          </w:p>
          <w:p w14:paraId="3A45E4CD" w14:textId="77777777" w:rsidR="0054584C" w:rsidRPr="00253559" w:rsidRDefault="00A70E4B">
            <w:pPr>
              <w:pStyle w:val="DescrioCasodeUso"/>
              <w:numPr>
                <w:ilvl w:val="0"/>
                <w:numId w:val="27"/>
              </w:numPr>
            </w:pPr>
            <w:r w:rsidRPr="00253559">
              <w:t>Ator Cliente: Clica no botão “Novo”</w:t>
            </w:r>
          </w:p>
          <w:p w14:paraId="266770E1" w14:textId="77777777" w:rsidR="0054584C" w:rsidRPr="00253559" w:rsidRDefault="00A70E4B">
            <w:pPr>
              <w:pStyle w:val="DescrioCasodeUso"/>
              <w:numPr>
                <w:ilvl w:val="0"/>
                <w:numId w:val="27"/>
              </w:numPr>
            </w:pPr>
            <w:r w:rsidRPr="00253559">
              <w:t>Ator Cliente: Informa o novo telefone e uma descrição para o mesmo;</w:t>
            </w:r>
          </w:p>
          <w:p w14:paraId="69622A7F" w14:textId="77777777" w:rsidR="0054584C" w:rsidRPr="00253559" w:rsidRDefault="00A70E4B">
            <w:pPr>
              <w:pStyle w:val="DescrioCasodeUso"/>
              <w:numPr>
                <w:ilvl w:val="0"/>
                <w:numId w:val="27"/>
              </w:numPr>
            </w:pPr>
            <w:r w:rsidRPr="00253559">
              <w:t>Ator Cliente: Clica no botão “Salvar”;</w:t>
            </w:r>
          </w:p>
          <w:p w14:paraId="76054444" w14:textId="77777777" w:rsidR="0054584C" w:rsidRPr="00253559" w:rsidRDefault="00A70E4B">
            <w:pPr>
              <w:pStyle w:val="DescrioCasodeUso"/>
              <w:numPr>
                <w:ilvl w:val="0"/>
                <w:numId w:val="27"/>
              </w:numPr>
            </w:pPr>
            <w:r w:rsidRPr="00253559">
              <w:t>Sistema: Valida o campo obrigatório;</w:t>
            </w:r>
          </w:p>
          <w:p w14:paraId="4318E7C1" w14:textId="77777777" w:rsidR="0054584C" w:rsidRPr="00253559" w:rsidRDefault="00A70E4B">
            <w:pPr>
              <w:pStyle w:val="DescrioCasodeUso"/>
              <w:numPr>
                <w:ilvl w:val="0"/>
                <w:numId w:val="27"/>
              </w:numPr>
            </w:pPr>
            <w:r w:rsidRPr="00253559">
              <w:t>Sistema: Exibe uma mensagem informando que o telefone foi armazenado;</w:t>
            </w:r>
          </w:p>
          <w:p w14:paraId="2D7FA51D" w14:textId="77777777" w:rsidR="0054584C" w:rsidRPr="00253559" w:rsidRDefault="00A70E4B">
            <w:pPr>
              <w:pStyle w:val="DescrioCasodeUso"/>
              <w:numPr>
                <w:ilvl w:val="0"/>
                <w:numId w:val="27"/>
              </w:numPr>
            </w:pPr>
            <w:r w:rsidRPr="00253559">
              <w:t>Sistema: Retorna a listagem de telefones;</w:t>
            </w:r>
          </w:p>
          <w:p w14:paraId="14EE26C0" w14:textId="77777777" w:rsidR="0054584C" w:rsidRPr="00253559" w:rsidRDefault="0054584C">
            <w:pPr>
              <w:pStyle w:val="DescrioCasodeUso"/>
            </w:pPr>
          </w:p>
        </w:tc>
      </w:tr>
      <w:tr w:rsidR="0054584C" w:rsidRPr="00253559" w14:paraId="0701059A" w14:textId="77777777">
        <w:trPr>
          <w:trHeight w:val="340"/>
        </w:trPr>
        <w:tc>
          <w:tcPr>
            <w:tcW w:w="904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3BECD054" w14:textId="77777777" w:rsidR="0054584C" w:rsidRPr="00253559" w:rsidRDefault="00A70E4B">
            <w:pPr>
              <w:pStyle w:val="DescrioCasodeUso"/>
              <w:rPr>
                <w:b/>
              </w:rPr>
            </w:pPr>
            <w:r w:rsidRPr="00253559">
              <w:rPr>
                <w:b/>
              </w:rPr>
              <w:lastRenderedPageBreak/>
              <w:t>Fluxo de Eventos – Alteração</w:t>
            </w:r>
          </w:p>
        </w:tc>
      </w:tr>
      <w:tr w:rsidR="0054584C" w:rsidRPr="00253559" w14:paraId="6A13D075" w14:textId="77777777">
        <w:trPr>
          <w:trHeight w:val="420"/>
        </w:trPr>
        <w:tc>
          <w:tcPr>
            <w:tcW w:w="904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4D40ABAD" w14:textId="77777777" w:rsidR="0054584C" w:rsidRPr="00253559" w:rsidRDefault="0054584C">
            <w:pPr>
              <w:pStyle w:val="DescrioCasodeUso"/>
            </w:pPr>
          </w:p>
          <w:p w14:paraId="4506F7AB" w14:textId="77777777" w:rsidR="0054584C" w:rsidRPr="00253559" w:rsidRDefault="00A70E4B">
            <w:pPr>
              <w:pStyle w:val="DescrioCasodeUso"/>
              <w:numPr>
                <w:ilvl w:val="0"/>
                <w:numId w:val="28"/>
              </w:numPr>
            </w:pPr>
            <w:r w:rsidRPr="00253559">
              <w:t>Ator Cliente: Clica no botão “Meus endereços”;</w:t>
            </w:r>
          </w:p>
          <w:p w14:paraId="37584392" w14:textId="77777777" w:rsidR="0054584C" w:rsidRPr="00253559" w:rsidRDefault="00A70E4B">
            <w:pPr>
              <w:pStyle w:val="DescrioCasodeUso"/>
              <w:numPr>
                <w:ilvl w:val="0"/>
                <w:numId w:val="28"/>
              </w:numPr>
            </w:pPr>
            <w:r w:rsidRPr="00253559">
              <w:t>Sistema: Exibe a lista de telefones;</w:t>
            </w:r>
          </w:p>
          <w:p w14:paraId="502519D2" w14:textId="77777777" w:rsidR="0054584C" w:rsidRPr="00253559" w:rsidRDefault="00A70E4B">
            <w:pPr>
              <w:pStyle w:val="DescrioCasodeUso"/>
              <w:numPr>
                <w:ilvl w:val="0"/>
                <w:numId w:val="28"/>
              </w:numPr>
            </w:pPr>
            <w:r w:rsidRPr="00253559">
              <w:t>Ator Cliente: Seleciona um contato para alteração;</w:t>
            </w:r>
          </w:p>
          <w:p w14:paraId="3A5C68B4" w14:textId="77777777" w:rsidR="0054584C" w:rsidRPr="00253559" w:rsidRDefault="00A70E4B">
            <w:pPr>
              <w:pStyle w:val="DescrioCasodeUso"/>
              <w:numPr>
                <w:ilvl w:val="0"/>
                <w:numId w:val="28"/>
              </w:numPr>
            </w:pPr>
            <w:r w:rsidRPr="00253559">
              <w:t>Ator Cliente: Clica no botão “Alterar”;</w:t>
            </w:r>
          </w:p>
          <w:p w14:paraId="06298BF3" w14:textId="77777777" w:rsidR="0054584C" w:rsidRPr="00253559" w:rsidRDefault="00A70E4B">
            <w:pPr>
              <w:pStyle w:val="DescrioCasodeUso"/>
              <w:numPr>
                <w:ilvl w:val="0"/>
                <w:numId w:val="28"/>
              </w:numPr>
            </w:pPr>
            <w:r w:rsidRPr="00253559">
              <w:t>Sistema: Exibe na tela os dados para alteração;</w:t>
            </w:r>
          </w:p>
          <w:p w14:paraId="02EA927E" w14:textId="77777777" w:rsidR="0054584C" w:rsidRPr="00253559" w:rsidRDefault="00A70E4B">
            <w:pPr>
              <w:pStyle w:val="DescrioCasodeUso"/>
              <w:numPr>
                <w:ilvl w:val="0"/>
                <w:numId w:val="28"/>
              </w:numPr>
            </w:pPr>
            <w:r w:rsidRPr="00253559">
              <w:t>Ator Cliente: Altera os dados que deseja;</w:t>
            </w:r>
          </w:p>
          <w:p w14:paraId="7C029B80" w14:textId="77777777" w:rsidR="0054584C" w:rsidRPr="00253559" w:rsidRDefault="00A70E4B">
            <w:pPr>
              <w:pStyle w:val="DescrioCasodeUso"/>
              <w:numPr>
                <w:ilvl w:val="0"/>
                <w:numId w:val="28"/>
              </w:numPr>
            </w:pPr>
            <w:r w:rsidRPr="00253559">
              <w:t>Ator Cliente: Clica no botão “Salvar”;</w:t>
            </w:r>
          </w:p>
          <w:p w14:paraId="0B147265" w14:textId="77777777" w:rsidR="0054584C" w:rsidRPr="00253559" w:rsidRDefault="00A70E4B">
            <w:pPr>
              <w:pStyle w:val="DescrioCasodeUso"/>
              <w:numPr>
                <w:ilvl w:val="0"/>
                <w:numId w:val="28"/>
              </w:numPr>
            </w:pPr>
            <w:r w:rsidRPr="00253559">
              <w:t>Sistema: Valida os campos obrigatórios;</w:t>
            </w:r>
          </w:p>
          <w:p w14:paraId="2A753EAC" w14:textId="77777777" w:rsidR="0054584C" w:rsidRPr="00253559" w:rsidRDefault="00A70E4B">
            <w:pPr>
              <w:pStyle w:val="DescrioCasodeUso"/>
              <w:numPr>
                <w:ilvl w:val="0"/>
                <w:numId w:val="28"/>
              </w:numPr>
            </w:pPr>
            <w:r w:rsidRPr="00253559">
              <w:t>Sistema: Exibe uma mensagem informando a alteração;</w:t>
            </w:r>
          </w:p>
          <w:p w14:paraId="6EF205E0" w14:textId="77777777" w:rsidR="0054584C" w:rsidRPr="00253559" w:rsidRDefault="00A70E4B">
            <w:pPr>
              <w:pStyle w:val="DescrioCasodeUso"/>
              <w:numPr>
                <w:ilvl w:val="0"/>
                <w:numId w:val="28"/>
              </w:numPr>
            </w:pPr>
            <w:r w:rsidRPr="00253559">
              <w:t>Sistema: Retorna a listagem de telefones;</w:t>
            </w:r>
          </w:p>
          <w:p w14:paraId="55D867D2" w14:textId="77777777" w:rsidR="0054584C" w:rsidRPr="00253559" w:rsidRDefault="0054584C">
            <w:pPr>
              <w:pStyle w:val="DescrioCasodeUso"/>
            </w:pPr>
          </w:p>
        </w:tc>
      </w:tr>
      <w:tr w:rsidR="0054584C" w:rsidRPr="00253559" w14:paraId="158B2094" w14:textId="77777777">
        <w:trPr>
          <w:trHeight w:val="420"/>
        </w:trPr>
        <w:tc>
          <w:tcPr>
            <w:tcW w:w="904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15310B4C" w14:textId="77777777" w:rsidR="0054584C" w:rsidRPr="00253559" w:rsidRDefault="00A70E4B">
            <w:pPr>
              <w:pStyle w:val="DescrioCasodeUso"/>
              <w:rPr>
                <w:b/>
                <w:bCs/>
              </w:rPr>
            </w:pPr>
            <w:r w:rsidRPr="00253559">
              <w:rPr>
                <w:b/>
                <w:bCs/>
              </w:rPr>
              <w:t>Fluxo de Eventos – Exclusão</w:t>
            </w:r>
          </w:p>
        </w:tc>
      </w:tr>
      <w:tr w:rsidR="0054584C" w:rsidRPr="00253559" w14:paraId="048262C1" w14:textId="77777777">
        <w:trPr>
          <w:trHeight w:val="420"/>
        </w:trPr>
        <w:tc>
          <w:tcPr>
            <w:tcW w:w="904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156D8990" w14:textId="77777777" w:rsidR="0054584C" w:rsidRPr="00253559" w:rsidRDefault="0054584C">
            <w:pPr>
              <w:pStyle w:val="DescrioCasodeUso"/>
            </w:pPr>
          </w:p>
          <w:p w14:paraId="26430AD8" w14:textId="77777777" w:rsidR="0054584C" w:rsidRPr="00253559" w:rsidRDefault="00A70E4B">
            <w:pPr>
              <w:pStyle w:val="DescrioCasodeUso"/>
              <w:numPr>
                <w:ilvl w:val="0"/>
                <w:numId w:val="40"/>
              </w:numPr>
            </w:pPr>
            <w:r w:rsidRPr="00253559">
              <w:t>Ator Cliente: Clica no botão “Meus contatos”;</w:t>
            </w:r>
          </w:p>
          <w:p w14:paraId="7503B66A" w14:textId="77777777" w:rsidR="0054584C" w:rsidRPr="00253559" w:rsidRDefault="00A70E4B">
            <w:pPr>
              <w:pStyle w:val="DescrioCasodeUso"/>
              <w:numPr>
                <w:ilvl w:val="0"/>
                <w:numId w:val="40"/>
              </w:numPr>
            </w:pPr>
            <w:r w:rsidRPr="00253559">
              <w:t>Sistema: Exibe a lista de telefones cadastrados;</w:t>
            </w:r>
          </w:p>
          <w:p w14:paraId="2A79F852" w14:textId="77777777" w:rsidR="0054584C" w:rsidRPr="00253559" w:rsidRDefault="00A70E4B">
            <w:pPr>
              <w:pStyle w:val="DescrioCasodeUso"/>
              <w:numPr>
                <w:ilvl w:val="0"/>
                <w:numId w:val="40"/>
              </w:numPr>
            </w:pPr>
            <w:r w:rsidRPr="00253559">
              <w:t>Ator Cliente: Seleciona um contato na lista;</w:t>
            </w:r>
          </w:p>
          <w:p w14:paraId="2438265A" w14:textId="77777777" w:rsidR="0054584C" w:rsidRPr="00253559" w:rsidRDefault="00A70E4B">
            <w:pPr>
              <w:pStyle w:val="DescrioCasodeUso"/>
              <w:numPr>
                <w:ilvl w:val="0"/>
                <w:numId w:val="40"/>
              </w:numPr>
            </w:pPr>
            <w:r w:rsidRPr="00253559">
              <w:t>Ator Cliente: Clica no botão “Excluir”;</w:t>
            </w:r>
          </w:p>
          <w:p w14:paraId="192405E4" w14:textId="77777777" w:rsidR="0054584C" w:rsidRPr="00253559" w:rsidRDefault="00A70E4B">
            <w:pPr>
              <w:pStyle w:val="DescrioCasodeUso"/>
              <w:numPr>
                <w:ilvl w:val="0"/>
                <w:numId w:val="40"/>
              </w:numPr>
            </w:pPr>
            <w:r w:rsidRPr="00253559">
              <w:t>Sistema: Exibe uma mensagem de confirmação para exclusão;</w:t>
            </w:r>
          </w:p>
          <w:p w14:paraId="1602C257" w14:textId="77777777" w:rsidR="0054584C" w:rsidRPr="00253559" w:rsidRDefault="00A70E4B">
            <w:pPr>
              <w:pStyle w:val="DescrioCasodeUso"/>
              <w:numPr>
                <w:ilvl w:val="0"/>
                <w:numId w:val="40"/>
              </w:numPr>
            </w:pPr>
            <w:r w:rsidRPr="00253559">
              <w:t>Ator Cliente: Clica no botão “Sim”:</w:t>
            </w:r>
          </w:p>
          <w:p w14:paraId="02E6342A" w14:textId="77777777" w:rsidR="0054584C" w:rsidRPr="00253559" w:rsidRDefault="00A70E4B">
            <w:pPr>
              <w:pStyle w:val="DescrioCasodeUso"/>
              <w:numPr>
                <w:ilvl w:val="0"/>
                <w:numId w:val="40"/>
              </w:numPr>
            </w:pPr>
            <w:r w:rsidRPr="00253559">
              <w:t>Sistema: Exclui o contato da base de dados;</w:t>
            </w:r>
          </w:p>
          <w:p w14:paraId="546BD758" w14:textId="77777777" w:rsidR="0054584C" w:rsidRPr="00253559" w:rsidRDefault="00A70E4B">
            <w:pPr>
              <w:pStyle w:val="DescrioCasodeUso"/>
              <w:numPr>
                <w:ilvl w:val="0"/>
                <w:numId w:val="40"/>
              </w:numPr>
            </w:pPr>
            <w:r w:rsidRPr="00253559">
              <w:t>Sistema: Exibe uma mensagem informando a exclusão;</w:t>
            </w:r>
          </w:p>
          <w:p w14:paraId="48312BA1" w14:textId="77777777" w:rsidR="0054584C" w:rsidRPr="00253559" w:rsidRDefault="00A70E4B">
            <w:pPr>
              <w:pStyle w:val="DescrioCasodeUso"/>
              <w:numPr>
                <w:ilvl w:val="0"/>
                <w:numId w:val="40"/>
              </w:numPr>
            </w:pPr>
            <w:r w:rsidRPr="00253559">
              <w:t>Sistema: Retorna a listagem de contatos;</w:t>
            </w:r>
          </w:p>
          <w:p w14:paraId="2163961C" w14:textId="77777777" w:rsidR="0054584C" w:rsidRPr="00253559" w:rsidRDefault="0054584C">
            <w:pPr>
              <w:pStyle w:val="DescrioCasodeUso"/>
            </w:pPr>
          </w:p>
        </w:tc>
      </w:tr>
      <w:tr w:rsidR="0054584C" w:rsidRPr="00253559" w14:paraId="0F536186" w14:textId="77777777">
        <w:trPr>
          <w:trHeight w:val="420"/>
        </w:trPr>
        <w:tc>
          <w:tcPr>
            <w:tcW w:w="904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19132A88" w14:textId="77777777" w:rsidR="0054584C" w:rsidRPr="00253559" w:rsidRDefault="00A70E4B">
            <w:pPr>
              <w:pStyle w:val="DescrioCasodeUso"/>
              <w:rPr>
                <w:b/>
                <w:bCs/>
              </w:rPr>
            </w:pPr>
            <w:r w:rsidRPr="00253559">
              <w:rPr>
                <w:b/>
                <w:bCs/>
              </w:rPr>
              <w:t>Tratamento de Exceções</w:t>
            </w:r>
          </w:p>
        </w:tc>
      </w:tr>
      <w:tr w:rsidR="0054584C" w:rsidRPr="00253559" w14:paraId="40875C89" w14:textId="77777777">
        <w:trPr>
          <w:trHeight w:val="420"/>
        </w:trPr>
        <w:tc>
          <w:tcPr>
            <w:tcW w:w="904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0CD11B6A" w14:textId="77777777" w:rsidR="0054584C" w:rsidRPr="00253559" w:rsidRDefault="0054584C">
            <w:pPr>
              <w:pStyle w:val="DescrioCasodeUso"/>
            </w:pPr>
          </w:p>
          <w:p w14:paraId="4D155ACB" w14:textId="530D3184" w:rsidR="0054584C" w:rsidRPr="00253559" w:rsidRDefault="006476F1">
            <w:pPr>
              <w:pStyle w:val="DescrioCasodeUso"/>
              <w:numPr>
                <w:ilvl w:val="0"/>
                <w:numId w:val="12"/>
              </w:numPr>
            </w:pPr>
            <w:r>
              <w:t xml:space="preserve">(6a) </w:t>
            </w:r>
            <w:r w:rsidR="00A70E4B" w:rsidRPr="00253559">
              <w:t>Telefone não pode ser cadastrado, dados obrigatórios não informados;</w:t>
            </w:r>
          </w:p>
          <w:p w14:paraId="4748FACF" w14:textId="77777777" w:rsidR="0054584C" w:rsidRPr="00253559" w:rsidRDefault="00A70E4B">
            <w:pPr>
              <w:pStyle w:val="DescrioCasodeUso"/>
              <w:numPr>
                <w:ilvl w:val="0"/>
                <w:numId w:val="26"/>
              </w:numPr>
            </w:pPr>
            <w:r w:rsidRPr="00253559">
              <w:t>Sistema: Exibe uma mensagem informando que o telefone não pode ser cadastrado;</w:t>
            </w:r>
          </w:p>
          <w:p w14:paraId="55CAA19A" w14:textId="77777777" w:rsidR="0054584C" w:rsidRPr="00253559" w:rsidRDefault="00A70E4B">
            <w:pPr>
              <w:pStyle w:val="DescrioCasodeUso"/>
              <w:numPr>
                <w:ilvl w:val="0"/>
                <w:numId w:val="26"/>
              </w:numPr>
            </w:pPr>
            <w:r w:rsidRPr="00253559">
              <w:t>Sistema: Retorna ao fluxo de origem;</w:t>
            </w:r>
          </w:p>
          <w:p w14:paraId="59A678F2" w14:textId="53E06D44" w:rsidR="0054584C" w:rsidRPr="00253559" w:rsidRDefault="00B152BE">
            <w:pPr>
              <w:pStyle w:val="DescrioCasodeUso"/>
              <w:numPr>
                <w:ilvl w:val="0"/>
                <w:numId w:val="24"/>
              </w:numPr>
            </w:pPr>
            <w:r>
              <w:t xml:space="preserve">(6a,8b) </w:t>
            </w:r>
            <w:r w:rsidR="00A70E4B" w:rsidRPr="00253559">
              <w:t>Telefone não pode ser cadastrado, já o número já existe;</w:t>
            </w:r>
          </w:p>
          <w:p w14:paraId="627ABA3F" w14:textId="77777777" w:rsidR="0054584C" w:rsidRPr="00253559" w:rsidRDefault="00A70E4B">
            <w:pPr>
              <w:pStyle w:val="DescrioCasodeUso"/>
              <w:numPr>
                <w:ilvl w:val="0"/>
                <w:numId w:val="25"/>
              </w:numPr>
            </w:pPr>
            <w:r w:rsidRPr="00253559">
              <w:lastRenderedPageBreak/>
              <w:t>Sistema: Exibe uma mensagem informando que o telefone já existe;</w:t>
            </w:r>
          </w:p>
          <w:p w14:paraId="1947F707" w14:textId="77777777" w:rsidR="0054584C" w:rsidRPr="00253559" w:rsidRDefault="00A70E4B">
            <w:pPr>
              <w:pStyle w:val="DescrioCasodeUso"/>
              <w:numPr>
                <w:ilvl w:val="0"/>
                <w:numId w:val="25"/>
              </w:numPr>
            </w:pPr>
            <w:r w:rsidRPr="00253559">
              <w:t>Retorna ao fluxo de origem;</w:t>
            </w:r>
          </w:p>
          <w:p w14:paraId="78DC8FD8" w14:textId="77777777" w:rsidR="0054584C" w:rsidRPr="00253559" w:rsidRDefault="0054584C">
            <w:pPr>
              <w:pStyle w:val="DescrioCasodeUso"/>
            </w:pPr>
          </w:p>
        </w:tc>
      </w:tr>
    </w:tbl>
    <w:p w14:paraId="23F5D268" w14:textId="77777777" w:rsidR="0054584C" w:rsidRPr="00253559" w:rsidRDefault="0054584C">
      <w:pPr>
        <w:rPr>
          <w:rFonts w:cs="Arial"/>
          <w:b/>
          <w:bCs/>
          <w:sz w:val="32"/>
          <w:szCs w:val="32"/>
        </w:rPr>
      </w:pPr>
    </w:p>
    <w:tbl>
      <w:tblPr>
        <w:tblW w:w="0" w:type="auto"/>
        <w:tblInd w:w="-18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-5" w:type="dxa"/>
        </w:tblCellMar>
        <w:tblLook w:val="04A0" w:firstRow="1" w:lastRow="0" w:firstColumn="1" w:lastColumn="0" w:noHBand="0" w:noVBand="1"/>
      </w:tblPr>
      <w:tblGrid>
        <w:gridCol w:w="2319"/>
        <w:gridCol w:w="6724"/>
      </w:tblGrid>
      <w:tr w:rsidR="0054584C" w:rsidRPr="00253559" w14:paraId="2B70C6AD" w14:textId="77777777">
        <w:trPr>
          <w:trHeight w:val="708"/>
        </w:trPr>
        <w:tc>
          <w:tcPr>
            <w:tcW w:w="23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  <w:vAlign w:val="center"/>
          </w:tcPr>
          <w:p w14:paraId="2895A312" w14:textId="77777777" w:rsidR="0054584C" w:rsidRPr="00253559" w:rsidRDefault="00A70E4B">
            <w:pPr>
              <w:rPr>
                <w:rFonts w:cs="Arial"/>
                <w:b/>
                <w:sz w:val="28"/>
                <w:szCs w:val="28"/>
              </w:rPr>
            </w:pPr>
            <w:r w:rsidRPr="00253559">
              <w:rPr>
                <w:rFonts w:cs="Arial"/>
                <w:b/>
                <w:sz w:val="28"/>
                <w:szCs w:val="28"/>
              </w:rPr>
              <w:t>UC 01</w:t>
            </w:r>
          </w:p>
          <w:p w14:paraId="0F9DA15D" w14:textId="77777777" w:rsidR="0054584C" w:rsidRPr="00253559" w:rsidRDefault="00A70E4B">
            <w:pPr>
              <w:rPr>
                <w:rFonts w:cs="Arial"/>
                <w:b/>
                <w:sz w:val="28"/>
                <w:szCs w:val="28"/>
              </w:rPr>
            </w:pPr>
            <w:r w:rsidRPr="00253559">
              <w:rPr>
                <w:rFonts w:cs="Arial"/>
                <w:b/>
                <w:sz w:val="28"/>
                <w:szCs w:val="28"/>
              </w:rPr>
              <w:t>RF 01</w:t>
            </w:r>
          </w:p>
        </w:tc>
        <w:tc>
          <w:tcPr>
            <w:tcW w:w="672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  <w:vAlign w:val="center"/>
          </w:tcPr>
          <w:p w14:paraId="2D442CA0" w14:textId="77777777" w:rsidR="0054584C" w:rsidRPr="00253559" w:rsidRDefault="00A70E4B">
            <w:pPr>
              <w:pStyle w:val="NomeCasodeUso"/>
              <w:rPr>
                <w:rFonts w:ascii="Arial" w:hAnsi="Arial"/>
              </w:rPr>
            </w:pPr>
            <w:bookmarkStart w:id="125" w:name="_Toc422418731"/>
            <w:r w:rsidRPr="00253559">
              <w:rPr>
                <w:rFonts w:ascii="Arial" w:hAnsi="Arial"/>
              </w:rPr>
              <w:t>Gerenciar Pedidos Mobile</w:t>
            </w:r>
            <w:bookmarkEnd w:id="125"/>
          </w:p>
        </w:tc>
      </w:tr>
      <w:tr w:rsidR="0054584C" w:rsidRPr="00253559" w14:paraId="35786A48" w14:textId="77777777">
        <w:trPr>
          <w:trHeight w:val="340"/>
        </w:trPr>
        <w:tc>
          <w:tcPr>
            <w:tcW w:w="23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20829871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Ator</w:t>
            </w:r>
          </w:p>
        </w:tc>
        <w:tc>
          <w:tcPr>
            <w:tcW w:w="672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4D1EE65D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Cliente</w:t>
            </w:r>
          </w:p>
        </w:tc>
      </w:tr>
      <w:tr w:rsidR="0054584C" w:rsidRPr="00253559" w14:paraId="5415F437" w14:textId="77777777">
        <w:trPr>
          <w:trHeight w:val="567"/>
        </w:trPr>
        <w:tc>
          <w:tcPr>
            <w:tcW w:w="23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67922698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Descrição</w:t>
            </w:r>
          </w:p>
        </w:tc>
        <w:tc>
          <w:tcPr>
            <w:tcW w:w="672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6CDF7846" w14:textId="195FE6E0" w:rsidR="0054584C" w:rsidRPr="00253559" w:rsidRDefault="009C7019" w:rsidP="009C7019">
            <w:pPr>
              <w:pStyle w:val="DescrioCasodeUso"/>
            </w:pPr>
            <w:r>
              <w:t>Cliente faz o a</w:t>
            </w:r>
            <w:r w:rsidR="00A70E4B" w:rsidRPr="00253559">
              <w:t>companhamento dos pedidos</w:t>
            </w:r>
          </w:p>
        </w:tc>
      </w:tr>
      <w:tr w:rsidR="0054584C" w:rsidRPr="00253559" w14:paraId="575AE738" w14:textId="77777777">
        <w:trPr>
          <w:trHeight w:val="340"/>
        </w:trPr>
        <w:tc>
          <w:tcPr>
            <w:tcW w:w="23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6946B347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Pré-condição</w:t>
            </w:r>
          </w:p>
        </w:tc>
        <w:tc>
          <w:tcPr>
            <w:tcW w:w="672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585887B4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Cliente cadastrado</w:t>
            </w:r>
          </w:p>
        </w:tc>
      </w:tr>
      <w:tr w:rsidR="0054584C" w:rsidRPr="00253559" w14:paraId="02F84317" w14:textId="77777777">
        <w:trPr>
          <w:trHeight w:val="340"/>
        </w:trPr>
        <w:tc>
          <w:tcPr>
            <w:tcW w:w="23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55653F96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Pós-condição</w:t>
            </w:r>
          </w:p>
        </w:tc>
        <w:tc>
          <w:tcPr>
            <w:tcW w:w="672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28453B14" w14:textId="77777777" w:rsidR="0054584C" w:rsidRPr="00253559" w:rsidRDefault="0054584C"/>
        </w:tc>
      </w:tr>
      <w:tr w:rsidR="0054584C" w:rsidRPr="00253559" w14:paraId="6EB86266" w14:textId="77777777">
        <w:trPr>
          <w:trHeight w:val="340"/>
        </w:trPr>
        <w:tc>
          <w:tcPr>
            <w:tcW w:w="9043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09326E26" w14:textId="77777777" w:rsidR="0054584C" w:rsidRPr="00253559" w:rsidRDefault="00A70E4B">
            <w:pPr>
              <w:pStyle w:val="DescrioCasodeUso"/>
              <w:rPr>
                <w:b/>
              </w:rPr>
            </w:pPr>
            <w:r w:rsidRPr="00253559">
              <w:rPr>
                <w:b/>
              </w:rPr>
              <w:t>Fluxo de Eventos – Inclusão</w:t>
            </w:r>
          </w:p>
        </w:tc>
      </w:tr>
      <w:tr w:rsidR="0054584C" w:rsidRPr="00253559" w14:paraId="3F075F11" w14:textId="77777777">
        <w:trPr>
          <w:trHeight w:val="365"/>
        </w:trPr>
        <w:tc>
          <w:tcPr>
            <w:tcW w:w="9043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32A3D589" w14:textId="77777777" w:rsidR="0054584C" w:rsidRPr="00253559" w:rsidRDefault="0054584C">
            <w:pPr>
              <w:pStyle w:val="DescrioCasodeUso"/>
            </w:pPr>
          </w:p>
          <w:p w14:paraId="5243C874" w14:textId="77777777" w:rsidR="0054584C" w:rsidRPr="00253559" w:rsidRDefault="00A70E4B">
            <w:pPr>
              <w:pStyle w:val="DescrioCasodeUso"/>
              <w:numPr>
                <w:ilvl w:val="0"/>
                <w:numId w:val="41"/>
              </w:numPr>
            </w:pPr>
            <w:r w:rsidRPr="00253559">
              <w:t>Ator Cliente: Clica no botão “Fazer pedido” no aplicativo;</w:t>
            </w:r>
          </w:p>
          <w:p w14:paraId="0D6DE242" w14:textId="77777777" w:rsidR="0054584C" w:rsidRPr="00253559" w:rsidRDefault="00A70E4B">
            <w:pPr>
              <w:pStyle w:val="DescrioCasodeUso"/>
              <w:numPr>
                <w:ilvl w:val="0"/>
                <w:numId w:val="41"/>
              </w:numPr>
            </w:pPr>
            <w:r w:rsidRPr="00253559">
              <w:t>Sistema: Exibe a lista de produtos disponíveis;</w:t>
            </w:r>
          </w:p>
          <w:p w14:paraId="4B8DC8D4" w14:textId="77777777" w:rsidR="0054584C" w:rsidRPr="00253559" w:rsidRDefault="00A70E4B">
            <w:pPr>
              <w:pStyle w:val="DescrioCasodeUso"/>
              <w:numPr>
                <w:ilvl w:val="0"/>
                <w:numId w:val="41"/>
              </w:numPr>
            </w:pPr>
            <w:r w:rsidRPr="00253559">
              <w:t>Ator Cliente: Seleciona um produto na lista;</w:t>
            </w:r>
          </w:p>
          <w:p w14:paraId="195E5877" w14:textId="77777777" w:rsidR="0054584C" w:rsidRPr="00253559" w:rsidRDefault="00A70E4B">
            <w:pPr>
              <w:pStyle w:val="DescrioCasodeUso"/>
              <w:numPr>
                <w:ilvl w:val="0"/>
                <w:numId w:val="41"/>
              </w:numPr>
            </w:pPr>
            <w:r w:rsidRPr="00253559">
              <w:t>Sistema: Exibe os itens do produto selecionado para personalização;</w:t>
            </w:r>
          </w:p>
          <w:p w14:paraId="537492D7" w14:textId="77777777" w:rsidR="0054584C" w:rsidRPr="00253559" w:rsidRDefault="00A70E4B">
            <w:pPr>
              <w:pStyle w:val="DescrioCasodeUso"/>
              <w:numPr>
                <w:ilvl w:val="0"/>
                <w:numId w:val="41"/>
              </w:numPr>
            </w:pPr>
            <w:r w:rsidRPr="00253559">
              <w:t>Ator Cliente: Adiciona ou remove itens do produto;</w:t>
            </w:r>
          </w:p>
          <w:p w14:paraId="3A321221" w14:textId="77777777" w:rsidR="0054584C" w:rsidRPr="00253559" w:rsidRDefault="00A70E4B">
            <w:pPr>
              <w:pStyle w:val="DescrioCasodeUso"/>
              <w:numPr>
                <w:ilvl w:val="0"/>
                <w:numId w:val="41"/>
              </w:numPr>
            </w:pPr>
            <w:r w:rsidRPr="00253559">
              <w:t>Ator Cliente: Clica em “Finalizar”;</w:t>
            </w:r>
          </w:p>
          <w:p w14:paraId="2DEE5587" w14:textId="77777777" w:rsidR="0054584C" w:rsidRPr="00253559" w:rsidRDefault="00A70E4B">
            <w:pPr>
              <w:pStyle w:val="DescrioCasodeUso"/>
              <w:numPr>
                <w:ilvl w:val="0"/>
                <w:numId w:val="41"/>
              </w:numPr>
            </w:pPr>
            <w:r w:rsidRPr="00253559">
              <w:t>Ator Cliente: Clica em “Finalizar pedido”;</w:t>
            </w:r>
          </w:p>
          <w:p w14:paraId="2B53F835" w14:textId="77777777" w:rsidR="0054584C" w:rsidRPr="00253559" w:rsidRDefault="00A70E4B">
            <w:pPr>
              <w:pStyle w:val="DescrioCasodeUso"/>
              <w:numPr>
                <w:ilvl w:val="0"/>
                <w:numId w:val="41"/>
              </w:numPr>
            </w:pPr>
            <w:r w:rsidRPr="00253559">
              <w:t>Sistema: Solicita o endereço para entrega;</w:t>
            </w:r>
          </w:p>
          <w:p w14:paraId="4F65CCC4" w14:textId="77777777" w:rsidR="0054584C" w:rsidRPr="00253559" w:rsidRDefault="00A70E4B">
            <w:pPr>
              <w:pStyle w:val="DescrioCasodeUso"/>
              <w:numPr>
                <w:ilvl w:val="0"/>
                <w:numId w:val="41"/>
              </w:numPr>
            </w:pPr>
            <w:r w:rsidRPr="00253559">
              <w:t>Ator Cliente: Seleciona um</w:t>
            </w:r>
            <w:del w:id="126" w:author="Douglas Junior" w:date="2015-06-17T21:21:00Z">
              <w:r w:rsidRPr="00253559" w:rsidDel="00D52DFA">
                <w:delText>a</w:delText>
              </w:r>
            </w:del>
            <w:r w:rsidRPr="00253559">
              <w:t xml:space="preserve"> dos endereços para entrega;</w:t>
            </w:r>
          </w:p>
          <w:p w14:paraId="0F6D47EF" w14:textId="77777777" w:rsidR="0054584C" w:rsidRPr="00253559" w:rsidRDefault="00A70E4B">
            <w:pPr>
              <w:pStyle w:val="DescrioCasodeUso"/>
              <w:numPr>
                <w:ilvl w:val="0"/>
                <w:numId w:val="41"/>
              </w:numPr>
            </w:pPr>
            <w:r w:rsidRPr="00253559">
              <w:t>Sistema: Solicita a forma de pagamento;</w:t>
            </w:r>
          </w:p>
          <w:p w14:paraId="6E6D4F4C" w14:textId="77777777" w:rsidR="0054584C" w:rsidRPr="00253559" w:rsidRDefault="00A70E4B">
            <w:pPr>
              <w:pStyle w:val="DescrioCasodeUso"/>
              <w:numPr>
                <w:ilvl w:val="0"/>
                <w:numId w:val="41"/>
              </w:numPr>
            </w:pPr>
            <w:r w:rsidRPr="00253559">
              <w:t>Ator Cliente: Seleciona uma forma de pagamento;</w:t>
            </w:r>
          </w:p>
          <w:p w14:paraId="72880EA4" w14:textId="77777777" w:rsidR="0054584C" w:rsidRPr="00253559" w:rsidRDefault="00A70E4B">
            <w:pPr>
              <w:pStyle w:val="DescrioCasodeUso"/>
              <w:numPr>
                <w:ilvl w:val="0"/>
                <w:numId w:val="41"/>
              </w:numPr>
            </w:pPr>
            <w:r w:rsidRPr="00253559">
              <w:t>Ator Cliente: Informa a quantidade de troco que precisa, caso o método de pagamento seja em dinheiro;</w:t>
            </w:r>
          </w:p>
          <w:p w14:paraId="68A6A97B" w14:textId="77777777" w:rsidR="0054584C" w:rsidRPr="00253559" w:rsidRDefault="00A70E4B">
            <w:pPr>
              <w:pStyle w:val="DescrioCasodeUso"/>
              <w:numPr>
                <w:ilvl w:val="0"/>
                <w:numId w:val="41"/>
              </w:numPr>
            </w:pPr>
            <w:r w:rsidRPr="00253559">
              <w:t>Sistema: Exibe as informações finais do pedido;</w:t>
            </w:r>
          </w:p>
          <w:p w14:paraId="5CC0AFEB" w14:textId="77777777" w:rsidR="0054584C" w:rsidRPr="00253559" w:rsidRDefault="00A70E4B">
            <w:pPr>
              <w:pStyle w:val="DescrioCasodeUso"/>
              <w:numPr>
                <w:ilvl w:val="0"/>
                <w:numId w:val="41"/>
              </w:numPr>
            </w:pPr>
            <w:r w:rsidRPr="00253559">
              <w:t>Ator Cliente: Clica em “Fazer pedido”;</w:t>
            </w:r>
          </w:p>
          <w:p w14:paraId="6729BB36" w14:textId="77777777" w:rsidR="0054584C" w:rsidRPr="00253559" w:rsidRDefault="00A70E4B">
            <w:pPr>
              <w:pStyle w:val="DescrioCasodeUso"/>
              <w:numPr>
                <w:ilvl w:val="0"/>
                <w:numId w:val="41"/>
              </w:numPr>
            </w:pPr>
            <w:r w:rsidRPr="00253559">
              <w:t>Sistema: Registra o pedido na base de dados;</w:t>
            </w:r>
          </w:p>
          <w:p w14:paraId="46FFF596" w14:textId="1EA12DA8" w:rsidR="0054584C" w:rsidRPr="00253559" w:rsidRDefault="00A70E4B">
            <w:pPr>
              <w:pStyle w:val="DescrioCasodeUso"/>
              <w:numPr>
                <w:ilvl w:val="0"/>
                <w:numId w:val="41"/>
              </w:numPr>
            </w:pPr>
            <w:r w:rsidRPr="00253559">
              <w:t>Sistema</w:t>
            </w:r>
            <w:r w:rsidR="00145795">
              <w:t>: Exibe uma mensagem de sucesso</w:t>
            </w:r>
            <w:r w:rsidRPr="00253559">
              <w:t>;</w:t>
            </w:r>
          </w:p>
          <w:p w14:paraId="647D55B4" w14:textId="77777777" w:rsidR="0054584C" w:rsidRPr="00253559" w:rsidRDefault="00A70E4B">
            <w:pPr>
              <w:pStyle w:val="DescrioCasodeUso"/>
              <w:numPr>
                <w:ilvl w:val="0"/>
                <w:numId w:val="41"/>
              </w:numPr>
            </w:pPr>
            <w:r w:rsidRPr="00253559">
              <w:t>Sistema: Retorna ao fluxo de origem;</w:t>
            </w:r>
          </w:p>
          <w:p w14:paraId="374DCEE8" w14:textId="77777777" w:rsidR="0054584C" w:rsidRPr="00253559" w:rsidRDefault="0054584C">
            <w:pPr>
              <w:pStyle w:val="DescrioCasodeUso"/>
            </w:pPr>
          </w:p>
        </w:tc>
      </w:tr>
      <w:tr w:rsidR="0054584C" w:rsidRPr="00253559" w14:paraId="064060F1" w14:textId="77777777">
        <w:trPr>
          <w:trHeight w:val="340"/>
        </w:trPr>
        <w:tc>
          <w:tcPr>
            <w:tcW w:w="9043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18D6DF47" w14:textId="77777777" w:rsidR="0054584C" w:rsidRPr="00253559" w:rsidRDefault="00A70E4B">
            <w:pPr>
              <w:pStyle w:val="DescrioCasodeUso"/>
              <w:rPr>
                <w:b/>
              </w:rPr>
            </w:pPr>
            <w:r w:rsidRPr="00253559">
              <w:rPr>
                <w:b/>
              </w:rPr>
              <w:t>Fluxo de Eventos – Alteração</w:t>
            </w:r>
          </w:p>
        </w:tc>
      </w:tr>
      <w:tr w:rsidR="0054584C" w:rsidRPr="00253559" w14:paraId="77A733B8" w14:textId="77777777">
        <w:trPr>
          <w:trHeight w:val="420"/>
        </w:trPr>
        <w:tc>
          <w:tcPr>
            <w:tcW w:w="9043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6ED3AF3A" w14:textId="77777777" w:rsidR="0054584C" w:rsidRPr="00253559" w:rsidRDefault="0054584C">
            <w:pPr>
              <w:pStyle w:val="DescrioCasodeUso"/>
            </w:pPr>
          </w:p>
          <w:p w14:paraId="49F62E52" w14:textId="77777777" w:rsidR="0054584C" w:rsidRPr="00253559" w:rsidRDefault="00A70E4B" w:rsidP="00745682">
            <w:pPr>
              <w:pStyle w:val="DescrioCasodeUso"/>
              <w:numPr>
                <w:ilvl w:val="0"/>
                <w:numId w:val="61"/>
              </w:numPr>
            </w:pPr>
            <w:r w:rsidRPr="00253559">
              <w:t>Ator Cliente: Clica em “Meus pedidos”;</w:t>
            </w:r>
          </w:p>
          <w:p w14:paraId="045BC926" w14:textId="77777777" w:rsidR="0054584C" w:rsidRPr="00253559" w:rsidRDefault="00A70E4B" w:rsidP="00745682">
            <w:pPr>
              <w:pStyle w:val="DescrioCasodeUso"/>
              <w:numPr>
                <w:ilvl w:val="0"/>
                <w:numId w:val="61"/>
              </w:numPr>
            </w:pPr>
            <w:r w:rsidRPr="00253559">
              <w:t>Sistema: Exibe a lista de pedidos em aberto do cliente;</w:t>
            </w:r>
          </w:p>
          <w:p w14:paraId="5040639C" w14:textId="77777777" w:rsidR="0054584C" w:rsidRPr="00253559" w:rsidRDefault="00A70E4B" w:rsidP="00745682">
            <w:pPr>
              <w:pStyle w:val="DescrioCasodeUso"/>
              <w:numPr>
                <w:ilvl w:val="0"/>
                <w:numId w:val="61"/>
              </w:numPr>
            </w:pPr>
            <w:r w:rsidRPr="00253559">
              <w:t>Ator Cliente: Seleciona um pedido na lista para alteração;</w:t>
            </w:r>
          </w:p>
          <w:p w14:paraId="513A4956" w14:textId="77777777" w:rsidR="0054584C" w:rsidRPr="00253559" w:rsidRDefault="00A70E4B" w:rsidP="00745682">
            <w:pPr>
              <w:pStyle w:val="DescrioCasodeUso"/>
              <w:numPr>
                <w:ilvl w:val="0"/>
                <w:numId w:val="61"/>
              </w:numPr>
            </w:pPr>
            <w:r w:rsidRPr="00253559">
              <w:t>Ator Cliente: Clica no botão “Alterar”;</w:t>
            </w:r>
          </w:p>
          <w:p w14:paraId="441C5723" w14:textId="77777777" w:rsidR="0054584C" w:rsidRPr="00253559" w:rsidRDefault="00A70E4B" w:rsidP="00745682">
            <w:pPr>
              <w:pStyle w:val="DescrioCasodeUso"/>
              <w:numPr>
                <w:ilvl w:val="0"/>
                <w:numId w:val="61"/>
              </w:numPr>
            </w:pPr>
            <w:r w:rsidRPr="00253559">
              <w:t>Sistema: Exibe os dados para alteração;</w:t>
            </w:r>
          </w:p>
          <w:p w14:paraId="0E47ACF7" w14:textId="77777777" w:rsidR="0054584C" w:rsidRPr="00253559" w:rsidRDefault="00A70E4B" w:rsidP="00745682">
            <w:pPr>
              <w:pStyle w:val="DescrioCasodeUso"/>
              <w:numPr>
                <w:ilvl w:val="0"/>
                <w:numId w:val="61"/>
              </w:numPr>
            </w:pPr>
            <w:r w:rsidRPr="00253559">
              <w:t>Ator Cliente: Altera os dados que precisa no pedido;</w:t>
            </w:r>
          </w:p>
          <w:p w14:paraId="6EC32BA3" w14:textId="77777777" w:rsidR="0054584C" w:rsidRPr="00253559" w:rsidRDefault="00A70E4B" w:rsidP="00745682">
            <w:pPr>
              <w:pStyle w:val="DescrioCasodeUso"/>
              <w:numPr>
                <w:ilvl w:val="0"/>
                <w:numId w:val="61"/>
              </w:numPr>
            </w:pPr>
            <w:r w:rsidRPr="00253559">
              <w:t>Ator Cliente: Clica no botão “Salvar”;</w:t>
            </w:r>
          </w:p>
          <w:p w14:paraId="506DF6FD" w14:textId="77777777" w:rsidR="0054584C" w:rsidRDefault="00A70E4B" w:rsidP="00745682">
            <w:pPr>
              <w:pStyle w:val="DescrioCasodeUso"/>
              <w:numPr>
                <w:ilvl w:val="0"/>
                <w:numId w:val="61"/>
              </w:numPr>
            </w:pPr>
            <w:r w:rsidRPr="00253559">
              <w:t>Sistema: Valida os campos obrigatórios;</w:t>
            </w:r>
          </w:p>
          <w:p w14:paraId="0E96348E" w14:textId="336AD399" w:rsidR="00745682" w:rsidRPr="00253559" w:rsidRDefault="00745682" w:rsidP="00745682">
            <w:pPr>
              <w:pStyle w:val="DescrioCasodeUso"/>
              <w:numPr>
                <w:ilvl w:val="0"/>
                <w:numId w:val="61"/>
              </w:numPr>
            </w:pPr>
            <w:r>
              <w:t>Sistema: Verifica o estado atual do pedido;</w:t>
            </w:r>
          </w:p>
          <w:p w14:paraId="25A91B9B" w14:textId="77777777" w:rsidR="0054584C" w:rsidRPr="00253559" w:rsidRDefault="00A70E4B" w:rsidP="00745682">
            <w:pPr>
              <w:pStyle w:val="DescrioCasodeUso"/>
              <w:numPr>
                <w:ilvl w:val="0"/>
                <w:numId w:val="61"/>
              </w:numPr>
            </w:pPr>
            <w:r w:rsidRPr="00253559">
              <w:t>Sistema: Exibe uma mensagem informando a alteração;</w:t>
            </w:r>
          </w:p>
          <w:p w14:paraId="6394DF06" w14:textId="77777777" w:rsidR="0054584C" w:rsidRPr="00253559" w:rsidRDefault="00A70E4B" w:rsidP="00745682">
            <w:pPr>
              <w:pStyle w:val="DescrioCasodeUso"/>
              <w:numPr>
                <w:ilvl w:val="0"/>
                <w:numId w:val="61"/>
              </w:numPr>
            </w:pPr>
            <w:r w:rsidRPr="00253559">
              <w:t>Sistema: Retorna ao fluxo de origem;</w:t>
            </w:r>
          </w:p>
          <w:p w14:paraId="613CE196" w14:textId="77777777" w:rsidR="0054584C" w:rsidRPr="00253559" w:rsidRDefault="0054584C">
            <w:pPr>
              <w:pStyle w:val="DescrioCasodeUso"/>
            </w:pPr>
          </w:p>
        </w:tc>
      </w:tr>
      <w:tr w:rsidR="0054584C" w:rsidRPr="00253559" w14:paraId="6F77C580" w14:textId="77777777">
        <w:trPr>
          <w:trHeight w:val="420"/>
        </w:trPr>
        <w:tc>
          <w:tcPr>
            <w:tcW w:w="9043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64782030" w14:textId="77777777" w:rsidR="0054584C" w:rsidRPr="00253559" w:rsidRDefault="00A70E4B">
            <w:pPr>
              <w:pStyle w:val="DescrioCasodeUso"/>
              <w:rPr>
                <w:b/>
                <w:bCs/>
              </w:rPr>
            </w:pPr>
            <w:r w:rsidRPr="00253559">
              <w:rPr>
                <w:b/>
                <w:bCs/>
              </w:rPr>
              <w:t>Fluxo de Eventos – Exclusão</w:t>
            </w:r>
          </w:p>
        </w:tc>
      </w:tr>
      <w:tr w:rsidR="0054584C" w:rsidRPr="00253559" w14:paraId="622C39CE" w14:textId="77777777">
        <w:trPr>
          <w:trHeight w:val="420"/>
        </w:trPr>
        <w:tc>
          <w:tcPr>
            <w:tcW w:w="9043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60E0A733" w14:textId="77777777" w:rsidR="0054584C" w:rsidRPr="00253559" w:rsidRDefault="0054584C">
            <w:pPr>
              <w:pStyle w:val="DescrioCasodeUso"/>
            </w:pPr>
          </w:p>
          <w:p w14:paraId="257B385B" w14:textId="77777777" w:rsidR="0054584C" w:rsidRPr="00253559" w:rsidRDefault="00A70E4B" w:rsidP="00745682">
            <w:pPr>
              <w:pStyle w:val="DescrioCasodeUso"/>
              <w:numPr>
                <w:ilvl w:val="0"/>
                <w:numId w:val="60"/>
              </w:numPr>
            </w:pPr>
            <w:r w:rsidRPr="00253559">
              <w:t>Ator Cliente: Clica no botão “Meus pedidos”;</w:t>
            </w:r>
          </w:p>
          <w:p w14:paraId="032DB2F6" w14:textId="77777777" w:rsidR="0054584C" w:rsidRPr="00253559" w:rsidRDefault="00A70E4B" w:rsidP="00745682">
            <w:pPr>
              <w:pStyle w:val="DescrioCasodeUso"/>
              <w:numPr>
                <w:ilvl w:val="0"/>
                <w:numId w:val="60"/>
              </w:numPr>
            </w:pPr>
            <w:r w:rsidRPr="00253559">
              <w:t>Sistema: Exibe a lista de pedidos realizados pelo cliente;</w:t>
            </w:r>
          </w:p>
          <w:p w14:paraId="0B3727D1" w14:textId="77777777" w:rsidR="0054584C" w:rsidRPr="00253559" w:rsidRDefault="00A70E4B" w:rsidP="00745682">
            <w:pPr>
              <w:pStyle w:val="DescrioCasodeUso"/>
              <w:numPr>
                <w:ilvl w:val="0"/>
                <w:numId w:val="60"/>
              </w:numPr>
            </w:pPr>
            <w:r w:rsidRPr="00253559">
              <w:t>Ator Cliente: Seleciona um item da lista para exclusão;</w:t>
            </w:r>
          </w:p>
          <w:p w14:paraId="5DFF22FD" w14:textId="77777777" w:rsidR="0054584C" w:rsidRPr="00253559" w:rsidRDefault="00A70E4B" w:rsidP="00745682">
            <w:pPr>
              <w:pStyle w:val="DescrioCasodeUso"/>
              <w:numPr>
                <w:ilvl w:val="0"/>
                <w:numId w:val="60"/>
              </w:numPr>
            </w:pPr>
            <w:r w:rsidRPr="00253559">
              <w:t>Ator Cliente: Clica no botão “Excluir”;</w:t>
            </w:r>
          </w:p>
          <w:p w14:paraId="1FEE3F3C" w14:textId="77777777" w:rsidR="0054584C" w:rsidRPr="00253559" w:rsidRDefault="00A70E4B" w:rsidP="00745682">
            <w:pPr>
              <w:pStyle w:val="DescrioCasodeUso"/>
              <w:numPr>
                <w:ilvl w:val="0"/>
                <w:numId w:val="60"/>
              </w:numPr>
            </w:pPr>
            <w:r w:rsidRPr="00253559">
              <w:t>Sistema: Exibe uma mensagem de confirmação para exclusão;</w:t>
            </w:r>
          </w:p>
          <w:p w14:paraId="11FCAA9B" w14:textId="77777777" w:rsidR="0054584C" w:rsidRDefault="00A70E4B" w:rsidP="00745682">
            <w:pPr>
              <w:pStyle w:val="DescrioCasodeUso"/>
              <w:numPr>
                <w:ilvl w:val="0"/>
                <w:numId w:val="60"/>
              </w:numPr>
            </w:pPr>
            <w:r w:rsidRPr="00253559">
              <w:t>Ator Cliente: Clica no botão “Sim”:</w:t>
            </w:r>
          </w:p>
          <w:p w14:paraId="446882EC" w14:textId="31328F91" w:rsidR="00956BFB" w:rsidRPr="00253559" w:rsidRDefault="00956BFB" w:rsidP="00745682">
            <w:pPr>
              <w:pStyle w:val="DescrioCasodeUso"/>
              <w:numPr>
                <w:ilvl w:val="0"/>
                <w:numId w:val="60"/>
              </w:numPr>
            </w:pPr>
            <w:r>
              <w:t>Sistema: Verificar se o pedido ainda está aguardando aprovação;</w:t>
            </w:r>
          </w:p>
          <w:p w14:paraId="2529AC90" w14:textId="77777777" w:rsidR="0054584C" w:rsidRPr="00253559" w:rsidRDefault="00A70E4B" w:rsidP="00745682">
            <w:pPr>
              <w:pStyle w:val="DescrioCasodeUso"/>
              <w:numPr>
                <w:ilvl w:val="0"/>
                <w:numId w:val="60"/>
              </w:numPr>
            </w:pPr>
            <w:r w:rsidRPr="00253559">
              <w:t>Sistema: Exibe uma mensagem informando a exclusão;</w:t>
            </w:r>
          </w:p>
          <w:p w14:paraId="4ACDE941" w14:textId="77777777" w:rsidR="0054584C" w:rsidRPr="00253559" w:rsidRDefault="00A70E4B" w:rsidP="00745682">
            <w:pPr>
              <w:pStyle w:val="DescrioCasodeUso"/>
              <w:numPr>
                <w:ilvl w:val="0"/>
                <w:numId w:val="60"/>
              </w:numPr>
            </w:pPr>
            <w:r w:rsidRPr="00253559">
              <w:t>Sistema: Retorna ao fluxo de origem;</w:t>
            </w:r>
          </w:p>
          <w:p w14:paraId="587A2D64" w14:textId="77777777" w:rsidR="0054584C" w:rsidRPr="00253559" w:rsidRDefault="0054584C">
            <w:pPr>
              <w:pStyle w:val="DescrioCasodeUso"/>
            </w:pPr>
          </w:p>
        </w:tc>
      </w:tr>
      <w:tr w:rsidR="0054584C" w:rsidRPr="00253559" w14:paraId="3C7C111C" w14:textId="77777777">
        <w:trPr>
          <w:trHeight w:val="420"/>
        </w:trPr>
        <w:tc>
          <w:tcPr>
            <w:tcW w:w="9043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55B283ED" w14:textId="77777777" w:rsidR="0054584C" w:rsidRPr="00253559" w:rsidRDefault="00A70E4B">
            <w:pPr>
              <w:pStyle w:val="DescrioCasodeUso"/>
              <w:rPr>
                <w:b/>
                <w:bCs/>
              </w:rPr>
            </w:pPr>
            <w:r w:rsidRPr="00253559">
              <w:rPr>
                <w:b/>
                <w:bCs/>
              </w:rPr>
              <w:t>Tratamento de Exceções</w:t>
            </w:r>
          </w:p>
        </w:tc>
      </w:tr>
      <w:tr w:rsidR="0054584C" w:rsidRPr="00253559" w14:paraId="204C80C6" w14:textId="77777777">
        <w:trPr>
          <w:trHeight w:val="420"/>
        </w:trPr>
        <w:tc>
          <w:tcPr>
            <w:tcW w:w="9043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7EA93C3B" w14:textId="77777777" w:rsidR="0054584C" w:rsidRPr="00253559" w:rsidRDefault="0054584C">
            <w:pPr>
              <w:pStyle w:val="DescrioCasodeUso"/>
            </w:pPr>
          </w:p>
          <w:p w14:paraId="3D789433" w14:textId="18259A85" w:rsidR="0054584C" w:rsidRPr="00253559" w:rsidRDefault="007251EA">
            <w:pPr>
              <w:pStyle w:val="DescrioCasodeUso"/>
              <w:numPr>
                <w:ilvl w:val="0"/>
                <w:numId w:val="12"/>
              </w:numPr>
            </w:pPr>
            <w:r>
              <w:t xml:space="preserve">(9b) </w:t>
            </w:r>
            <w:r w:rsidR="00A70E4B" w:rsidRPr="00253559">
              <w:t>Pedido não pode ser alterado, o mesmo já foi enviado para produção;</w:t>
            </w:r>
          </w:p>
          <w:p w14:paraId="55DA509A" w14:textId="77777777" w:rsidR="0054584C" w:rsidRPr="00253559" w:rsidRDefault="00A70E4B">
            <w:pPr>
              <w:pStyle w:val="DescrioCasodeUso"/>
              <w:numPr>
                <w:ilvl w:val="0"/>
                <w:numId w:val="26"/>
              </w:numPr>
            </w:pPr>
            <w:r w:rsidRPr="00253559">
              <w:t>Sistema: Exibe uma mensagem informando que o pedido não pode ser mais alterado;</w:t>
            </w:r>
          </w:p>
          <w:p w14:paraId="33530940" w14:textId="77777777" w:rsidR="0054584C" w:rsidRPr="00253559" w:rsidRDefault="00A70E4B">
            <w:pPr>
              <w:pStyle w:val="DescrioCasodeUso"/>
              <w:numPr>
                <w:ilvl w:val="0"/>
                <w:numId w:val="26"/>
              </w:numPr>
            </w:pPr>
            <w:r w:rsidRPr="00253559">
              <w:t>Sistema: Retorna ao fluxo de origem;</w:t>
            </w:r>
          </w:p>
          <w:p w14:paraId="1396A5E8" w14:textId="7BBA8CE8" w:rsidR="0054584C" w:rsidRPr="00253559" w:rsidRDefault="00956BFB">
            <w:pPr>
              <w:pStyle w:val="DescrioCasodeUso"/>
              <w:numPr>
                <w:ilvl w:val="0"/>
                <w:numId w:val="24"/>
              </w:numPr>
            </w:pPr>
            <w:r>
              <w:t xml:space="preserve">(7c) </w:t>
            </w:r>
            <w:r w:rsidR="00A70E4B" w:rsidRPr="00253559">
              <w:t>Pedido não pode ser excluído, o mesmo já foi enviado para produção;</w:t>
            </w:r>
          </w:p>
          <w:p w14:paraId="15677DF7" w14:textId="77777777" w:rsidR="0054584C" w:rsidRPr="00253559" w:rsidRDefault="00A70E4B">
            <w:pPr>
              <w:pStyle w:val="DescrioCasodeUso"/>
              <w:numPr>
                <w:ilvl w:val="0"/>
                <w:numId w:val="25"/>
              </w:numPr>
            </w:pPr>
            <w:r w:rsidRPr="00253559">
              <w:lastRenderedPageBreak/>
              <w:t>Sistema: Exibe uma mensagem informando que o pedido não pode ser excluído;</w:t>
            </w:r>
          </w:p>
          <w:p w14:paraId="3E58278D" w14:textId="77777777" w:rsidR="0054584C" w:rsidRPr="00253559" w:rsidRDefault="00A70E4B">
            <w:pPr>
              <w:pStyle w:val="DescrioCasodeUso"/>
              <w:numPr>
                <w:ilvl w:val="0"/>
                <w:numId w:val="25"/>
              </w:numPr>
            </w:pPr>
            <w:r w:rsidRPr="00253559">
              <w:t>Retorna ao fluxo de origem;</w:t>
            </w:r>
          </w:p>
          <w:p w14:paraId="56F21640" w14:textId="77777777" w:rsidR="0054584C" w:rsidRPr="00253559" w:rsidRDefault="0054584C">
            <w:pPr>
              <w:pStyle w:val="DescrioCasodeUso"/>
            </w:pPr>
          </w:p>
        </w:tc>
      </w:tr>
    </w:tbl>
    <w:p w14:paraId="23BEA035" w14:textId="77777777" w:rsidR="00261A8F" w:rsidRDefault="00261A8F" w:rsidP="00261A8F"/>
    <w:p w14:paraId="38CCD86F" w14:textId="77777777" w:rsidR="00085817" w:rsidRDefault="00085817" w:rsidP="00261A8F"/>
    <w:p w14:paraId="73097D96" w14:textId="4FFB2123" w:rsidR="00B5368F" w:rsidRDefault="006E7B5E" w:rsidP="006E7B5E">
      <w:pPr>
        <w:pStyle w:val="Seo1"/>
        <w:numPr>
          <w:ilvl w:val="1"/>
          <w:numId w:val="1"/>
        </w:numPr>
        <w:outlineLvl w:val="1"/>
        <w:rPr>
          <w:color w:val="000000" w:themeColor="text1"/>
          <w:sz w:val="28"/>
          <w:szCs w:val="28"/>
        </w:rPr>
      </w:pPr>
      <w:bookmarkStart w:id="127" w:name="_Toc422418732"/>
      <w:r>
        <w:rPr>
          <w:color w:val="000000" w:themeColor="text1"/>
          <w:sz w:val="28"/>
          <w:szCs w:val="28"/>
        </w:rPr>
        <w:t>Diagrama de Classe</w:t>
      </w:r>
      <w:bookmarkEnd w:id="127"/>
    </w:p>
    <w:p w14:paraId="325BDB72" w14:textId="5A8A275B" w:rsidR="00ED7250" w:rsidRDefault="00FC747B" w:rsidP="00ED7250">
      <w:pPr>
        <w:ind w:left="360" w:firstLine="348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0114BD55" wp14:editId="3AE8C31E">
                <wp:simplePos x="0" y="0"/>
                <wp:positionH relativeFrom="column">
                  <wp:posOffset>224790</wp:posOffset>
                </wp:positionH>
                <wp:positionV relativeFrom="paragraph">
                  <wp:posOffset>6141085</wp:posOffset>
                </wp:positionV>
                <wp:extent cx="553402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4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A66F321" w14:textId="56D4C216" w:rsidR="00D44A46" w:rsidRPr="00FC747B" w:rsidRDefault="00D44A46" w:rsidP="00FC747B">
                            <w:pPr>
                              <w:pStyle w:val="Legenda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128" w:name="_Toc422418389"/>
                            <w:r w:rsidRPr="00FC747B">
                              <w:rPr>
                                <w:color w:val="000000" w:themeColor="text1"/>
                              </w:rPr>
                              <w:t xml:space="preserve">Figura </w:t>
                            </w:r>
                            <w:r w:rsidRPr="00FC747B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FC747B">
                              <w:rPr>
                                <w:color w:val="000000" w:themeColor="text1"/>
                              </w:rPr>
                              <w:instrText xml:space="preserve"> SEQ Figura \* ARABIC </w:instrText>
                            </w:r>
                            <w:r w:rsidRPr="00FC747B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 w:rsidR="004B0B6D">
                              <w:rPr>
                                <w:noProof/>
                                <w:color w:val="000000" w:themeColor="text1"/>
                              </w:rPr>
                              <w:t>4</w:t>
                            </w:r>
                            <w:r w:rsidRPr="00FC747B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FC747B">
                              <w:rPr>
                                <w:noProof/>
                                <w:color w:val="000000" w:themeColor="text1"/>
                              </w:rPr>
                              <w:t xml:space="preserve"> Diagrama de classe Mobile – </w:t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a</w:t>
                            </w:r>
                            <w:r w:rsidRPr="00FC747B">
                              <w:rPr>
                                <w:noProof/>
                                <w:color w:val="000000" w:themeColor="text1"/>
                              </w:rPr>
                              <w:t xml:space="preserve">pêndice </w:t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B</w:t>
                            </w:r>
                            <w:bookmarkEnd w:id="1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14BD55" id="Caixa de texto 20" o:spid="_x0000_s1029" type="#_x0000_t202" style="position:absolute;left:0;text-align:left;margin-left:17.7pt;margin-top:483.55pt;width:435.75pt;height:.05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" stroked="f">
                <v:textbox style="mso-fit-shape-to-text:t" inset="0,0,0,0">
                  <w:txbxContent>
                    <w:p w14:paraId="7A66F321" w14:textId="56D4C216" w:rsidR="00D44A46" w:rsidRPr="00FC747B" w:rsidRDefault="00D44A46" w:rsidP="00FC747B">
                      <w:pPr>
                        <w:pStyle w:val="Legenda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129" w:name="_Toc422418389"/>
                      <w:r w:rsidRPr="00FC747B">
                        <w:rPr>
                          <w:color w:val="000000" w:themeColor="text1"/>
                        </w:rPr>
                        <w:t xml:space="preserve">Figura </w:t>
                      </w:r>
                      <w:r w:rsidRPr="00FC747B">
                        <w:rPr>
                          <w:color w:val="000000" w:themeColor="text1"/>
                        </w:rPr>
                        <w:fldChar w:fldCharType="begin"/>
                      </w:r>
                      <w:r w:rsidRPr="00FC747B">
                        <w:rPr>
                          <w:color w:val="000000" w:themeColor="text1"/>
                        </w:rPr>
                        <w:instrText xml:space="preserve"> SEQ Figura \* ARABIC </w:instrText>
                      </w:r>
                      <w:r w:rsidRPr="00FC747B">
                        <w:rPr>
                          <w:color w:val="000000" w:themeColor="text1"/>
                        </w:rPr>
                        <w:fldChar w:fldCharType="separate"/>
                      </w:r>
                      <w:r w:rsidR="004B0B6D">
                        <w:rPr>
                          <w:noProof/>
                          <w:color w:val="000000" w:themeColor="text1"/>
                        </w:rPr>
                        <w:t>4</w:t>
                      </w:r>
                      <w:r w:rsidRPr="00FC747B">
                        <w:rPr>
                          <w:color w:val="000000" w:themeColor="text1"/>
                        </w:rPr>
                        <w:fldChar w:fldCharType="end"/>
                      </w:r>
                      <w:r w:rsidRPr="00FC747B">
                        <w:rPr>
                          <w:noProof/>
                          <w:color w:val="000000" w:themeColor="text1"/>
                        </w:rPr>
                        <w:t xml:space="preserve"> Diagrama de classe Mobile – </w:t>
                      </w:r>
                      <w:r>
                        <w:rPr>
                          <w:noProof/>
                          <w:color w:val="000000" w:themeColor="text1"/>
                        </w:rPr>
                        <w:t>a</w:t>
                      </w:r>
                      <w:r w:rsidRPr="00FC747B">
                        <w:rPr>
                          <w:noProof/>
                          <w:color w:val="000000" w:themeColor="text1"/>
                        </w:rPr>
                        <w:t xml:space="preserve">pêndice </w:t>
                      </w:r>
                      <w:r>
                        <w:rPr>
                          <w:noProof/>
                          <w:color w:val="000000" w:themeColor="text1"/>
                        </w:rPr>
                        <w:t>B</w:t>
                      </w:r>
                      <w:bookmarkEnd w:id="129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pt-BR"/>
        </w:rPr>
        <w:drawing>
          <wp:anchor distT="0" distB="0" distL="114300" distR="114300" simplePos="0" relativeHeight="251663872" behindDoc="0" locked="0" layoutInCell="1" allowOverlap="1" wp14:anchorId="240E9537" wp14:editId="3047026A">
            <wp:simplePos x="0" y="0"/>
            <wp:positionH relativeFrom="column">
              <wp:posOffset>224790</wp:posOffset>
            </wp:positionH>
            <wp:positionV relativeFrom="paragraph">
              <wp:posOffset>1577975</wp:posOffset>
            </wp:positionV>
            <wp:extent cx="5534025" cy="4505960"/>
            <wp:effectExtent l="0" t="0" r="9525" b="8890"/>
            <wp:wrapThrough wrapText="bothSides">
              <wp:wrapPolygon edited="0">
                <wp:start x="0" y="0"/>
                <wp:lineTo x="0" y="21551"/>
                <wp:lineTo x="21563" y="21551"/>
                <wp:lineTo x="21563" y="0"/>
                <wp:lineTo x="0" y="0"/>
              </wp:wrapPolygon>
            </wp:wrapThrough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lasse Mobil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D7250" w:rsidRPr="00390036">
        <w:t>Diagrama de classe</w:t>
      </w:r>
      <w:r w:rsidR="00ED7250">
        <w:t xml:space="preserve"> é uma representação gráfica das classes e interfaces do sistema. Este diagrama pode ser representado de uma forma mais abstrata destinada ao entendimento do cliente, contendo apenas algumas definições da construção das classes, e também a forma mais utilizada é detalhar toda a implementação, como atributos, métodos e relacionamento entre as classes do sistema.</w:t>
      </w:r>
    </w:p>
    <w:p w14:paraId="230DEE56" w14:textId="77777777" w:rsidR="00FC747B" w:rsidRDefault="00FC747B" w:rsidP="00FC747B">
      <w:pPr>
        <w:keepNext/>
        <w:ind w:left="360" w:firstLine="348"/>
      </w:pPr>
      <w:r>
        <w:rPr>
          <w:noProof/>
          <w:lang w:eastAsia="pt-BR"/>
        </w:rPr>
        <w:lastRenderedPageBreak/>
        <w:drawing>
          <wp:inline distT="0" distB="0" distL="0" distR="0" wp14:anchorId="551C8016" wp14:editId="6E7CE738">
            <wp:extent cx="5381625" cy="2910840"/>
            <wp:effectExtent l="0" t="0" r="9525" b="381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lasse Web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AFE2" w14:textId="710202D0" w:rsidR="00FC747B" w:rsidRPr="001433AD" w:rsidRDefault="00FC747B" w:rsidP="001334CB">
      <w:pPr>
        <w:pStyle w:val="Legenda"/>
        <w:ind w:firstLine="708"/>
        <w:rPr>
          <w:noProof/>
          <w:color w:val="000000" w:themeColor="text1"/>
        </w:rPr>
      </w:pPr>
      <w:bookmarkStart w:id="130" w:name="_Toc422418390"/>
      <w:r w:rsidRPr="001433AD">
        <w:rPr>
          <w:color w:val="000000" w:themeColor="text1"/>
        </w:rPr>
        <w:t xml:space="preserve">Figura </w:t>
      </w:r>
      <w:r w:rsidRPr="001433AD">
        <w:rPr>
          <w:color w:val="000000" w:themeColor="text1"/>
        </w:rPr>
        <w:fldChar w:fldCharType="begin"/>
      </w:r>
      <w:r w:rsidRPr="001433AD">
        <w:rPr>
          <w:color w:val="000000" w:themeColor="text1"/>
        </w:rPr>
        <w:instrText xml:space="preserve"> SEQ Figura \* ARABIC </w:instrText>
      </w:r>
      <w:r w:rsidRPr="001433AD">
        <w:rPr>
          <w:color w:val="000000" w:themeColor="text1"/>
        </w:rPr>
        <w:fldChar w:fldCharType="separate"/>
      </w:r>
      <w:r w:rsidR="004B0B6D">
        <w:rPr>
          <w:noProof/>
          <w:color w:val="000000" w:themeColor="text1"/>
        </w:rPr>
        <w:t>5</w:t>
      </w:r>
      <w:r w:rsidRPr="001433AD">
        <w:rPr>
          <w:color w:val="000000" w:themeColor="text1"/>
        </w:rPr>
        <w:fldChar w:fldCharType="end"/>
      </w:r>
      <w:r w:rsidRPr="001433AD">
        <w:rPr>
          <w:noProof/>
          <w:color w:val="000000" w:themeColor="text1"/>
        </w:rPr>
        <w:t xml:space="preserve"> Diagrama de classe Web - </w:t>
      </w:r>
      <w:r w:rsidR="00265677">
        <w:rPr>
          <w:noProof/>
          <w:color w:val="000000" w:themeColor="text1"/>
        </w:rPr>
        <w:t>A</w:t>
      </w:r>
      <w:r w:rsidRPr="001433AD">
        <w:rPr>
          <w:noProof/>
          <w:color w:val="000000" w:themeColor="text1"/>
        </w:rPr>
        <w:t xml:space="preserve">pêndice </w:t>
      </w:r>
      <w:r w:rsidR="00557551">
        <w:rPr>
          <w:noProof/>
          <w:color w:val="000000" w:themeColor="text1"/>
        </w:rPr>
        <w:t>C</w:t>
      </w:r>
      <w:bookmarkEnd w:id="130"/>
    </w:p>
    <w:p w14:paraId="06B5608E" w14:textId="77777777" w:rsidR="00FC747B" w:rsidRPr="00FC747B" w:rsidRDefault="00FC747B" w:rsidP="00FC747B">
      <w:pPr>
        <w:rPr>
          <w:u w:val="single"/>
        </w:rPr>
      </w:pPr>
    </w:p>
    <w:p w14:paraId="55F85518" w14:textId="77777777" w:rsidR="00091501" w:rsidRPr="006E4481" w:rsidRDefault="00ED7250" w:rsidP="00091501">
      <w:pPr>
        <w:pStyle w:val="Seo1"/>
        <w:numPr>
          <w:ilvl w:val="1"/>
          <w:numId w:val="1"/>
        </w:numPr>
        <w:outlineLvl w:val="1"/>
        <w:rPr>
          <w:color w:val="000000" w:themeColor="text1"/>
          <w:sz w:val="28"/>
          <w:szCs w:val="28"/>
        </w:rPr>
      </w:pPr>
      <w:bookmarkStart w:id="131" w:name="_Toc422418733"/>
      <w:r>
        <w:t>Diagrama de Pacotes</w:t>
      </w:r>
      <w:bookmarkEnd w:id="131"/>
    </w:p>
    <w:p w14:paraId="064718A3" w14:textId="1604AC09" w:rsidR="006B62F1" w:rsidRDefault="006E4481" w:rsidP="006B62F1">
      <w:pPr>
        <w:ind w:left="360" w:firstLine="348"/>
      </w:pPr>
      <w:r w:rsidRPr="006E4481">
        <w:t xml:space="preserve">O diagrama </w:t>
      </w:r>
      <w:r>
        <w:t>assim como o diagrama de classe, representa de forma gráfica a implementaç</w:t>
      </w:r>
      <w:r w:rsidR="00063716">
        <w:t>ão dos pacote e cada classe pertencente a ele. Pacotes são métodos de organização dos objetos do sistema, possibilitando a separação, melhor entendimento e melhor desempenho do sistema.</w:t>
      </w:r>
    </w:p>
    <w:p w14:paraId="0EECB022" w14:textId="77777777" w:rsidR="00AF2C03" w:rsidRDefault="00AF2C03" w:rsidP="00300E00">
      <w:r>
        <w:rPr>
          <w:noProof/>
          <w:lang w:eastAsia="pt-BR"/>
        </w:rPr>
        <w:lastRenderedPageBreak/>
        <w:drawing>
          <wp:inline distT="0" distB="0" distL="0" distR="0" wp14:anchorId="018178F7" wp14:editId="10F994F0">
            <wp:extent cx="5760085" cy="5770245"/>
            <wp:effectExtent l="0" t="0" r="0" b="190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acote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77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BA78A" w14:textId="75018AA5" w:rsidR="00AF2C03" w:rsidRDefault="00AF2C03" w:rsidP="00044C77">
      <w:pPr>
        <w:pStyle w:val="Legenda"/>
        <w:rPr>
          <w:noProof/>
          <w:color w:val="000000" w:themeColor="text1"/>
        </w:rPr>
      </w:pPr>
      <w:bookmarkStart w:id="132" w:name="_Toc422418391"/>
      <w:r w:rsidRPr="008B4663">
        <w:rPr>
          <w:color w:val="000000" w:themeColor="text1"/>
        </w:rPr>
        <w:t xml:space="preserve">Figura </w:t>
      </w:r>
      <w:r w:rsidRPr="008B4663">
        <w:rPr>
          <w:color w:val="000000" w:themeColor="text1"/>
        </w:rPr>
        <w:fldChar w:fldCharType="begin"/>
      </w:r>
      <w:r w:rsidRPr="008B4663">
        <w:rPr>
          <w:color w:val="000000" w:themeColor="text1"/>
        </w:rPr>
        <w:instrText xml:space="preserve"> SEQ Figura \* ARABIC </w:instrText>
      </w:r>
      <w:r w:rsidRPr="008B4663">
        <w:rPr>
          <w:color w:val="000000" w:themeColor="text1"/>
        </w:rPr>
        <w:fldChar w:fldCharType="separate"/>
      </w:r>
      <w:r w:rsidR="004B0B6D">
        <w:rPr>
          <w:noProof/>
          <w:color w:val="000000" w:themeColor="text1"/>
        </w:rPr>
        <w:t>6</w:t>
      </w:r>
      <w:r w:rsidRPr="008B4663">
        <w:rPr>
          <w:color w:val="000000" w:themeColor="text1"/>
        </w:rPr>
        <w:fldChar w:fldCharType="end"/>
      </w:r>
      <w:r w:rsidRPr="008B4663">
        <w:rPr>
          <w:noProof/>
          <w:color w:val="000000" w:themeColor="text1"/>
        </w:rPr>
        <w:t xml:space="preserve"> Diagrama de pa</w:t>
      </w:r>
      <w:r w:rsidR="00557551">
        <w:rPr>
          <w:noProof/>
          <w:color w:val="000000" w:themeColor="text1"/>
        </w:rPr>
        <w:t xml:space="preserve">cotes - </w:t>
      </w:r>
      <w:r w:rsidR="00525FC3">
        <w:rPr>
          <w:noProof/>
          <w:color w:val="000000" w:themeColor="text1"/>
        </w:rPr>
        <w:t>A</w:t>
      </w:r>
      <w:r w:rsidR="00557551">
        <w:rPr>
          <w:noProof/>
          <w:color w:val="000000" w:themeColor="text1"/>
        </w:rPr>
        <w:t>pêndice A</w:t>
      </w:r>
      <w:bookmarkEnd w:id="132"/>
    </w:p>
    <w:p w14:paraId="7F07BF54" w14:textId="77777777" w:rsidR="006D4555" w:rsidRPr="006D4555" w:rsidRDefault="006D4555" w:rsidP="006D4555"/>
    <w:p w14:paraId="2EA35B46" w14:textId="4772CF0E" w:rsidR="009A77B8" w:rsidRPr="0079741C" w:rsidRDefault="009A77B8" w:rsidP="00091501">
      <w:pPr>
        <w:pStyle w:val="Seo1"/>
        <w:numPr>
          <w:ilvl w:val="1"/>
          <w:numId w:val="1"/>
        </w:numPr>
        <w:outlineLvl w:val="1"/>
        <w:rPr>
          <w:color w:val="000000" w:themeColor="text1"/>
          <w:sz w:val="28"/>
          <w:szCs w:val="28"/>
        </w:rPr>
      </w:pPr>
      <w:bookmarkStart w:id="133" w:name="_Toc422418734"/>
      <w:r>
        <w:t>Diagrama de Entidade e Relacionamento (MER)</w:t>
      </w:r>
      <w:bookmarkEnd w:id="133"/>
    </w:p>
    <w:p w14:paraId="7B738930" w14:textId="62895252" w:rsidR="0079741C" w:rsidRDefault="0079741C" w:rsidP="00AF4C8E">
      <w:pPr>
        <w:ind w:left="360" w:firstLine="348"/>
      </w:pPr>
      <w:r>
        <w:t>Este diagrama representa as entidades, ou tabelas que farão parte da base de dados, aqui são representados objetos</w:t>
      </w:r>
      <w:r w:rsidR="00161E39">
        <w:t xml:space="preserve"> de forma técnica e mais próxima ao resultado final do banco de dados</w:t>
      </w:r>
      <w:r>
        <w:t>, propriedade e ligações (referência)</w:t>
      </w:r>
      <w:r w:rsidR="001360AE">
        <w:t>, funções</w:t>
      </w:r>
      <w:r>
        <w:t xml:space="preserve"> entre os objetos do banco de dados.</w:t>
      </w:r>
    </w:p>
    <w:p w14:paraId="68A82263" w14:textId="77777777" w:rsidR="00666788" w:rsidRDefault="00666788" w:rsidP="00666788">
      <w:pPr>
        <w:keepNext/>
        <w:ind w:left="360" w:firstLine="348"/>
      </w:pPr>
      <w:r>
        <w:rPr>
          <w:noProof/>
          <w:lang w:eastAsia="pt-BR"/>
        </w:rPr>
        <w:lastRenderedPageBreak/>
        <w:drawing>
          <wp:inline distT="0" distB="0" distL="0" distR="0" wp14:anchorId="47C9AFD1" wp14:editId="0EF32B73">
            <wp:extent cx="4648200" cy="424815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ER Mobil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FC964" w14:textId="099C574B" w:rsidR="00666788" w:rsidRDefault="00666788" w:rsidP="00666788">
      <w:pPr>
        <w:pStyle w:val="Legenda"/>
        <w:rPr>
          <w:noProof/>
          <w:color w:val="000000" w:themeColor="text1"/>
        </w:rPr>
      </w:pPr>
      <w:bookmarkStart w:id="134" w:name="_Toc422418392"/>
      <w:r w:rsidRPr="00666788">
        <w:rPr>
          <w:color w:val="000000" w:themeColor="text1"/>
        </w:rPr>
        <w:t xml:space="preserve">Figura </w:t>
      </w:r>
      <w:r w:rsidRPr="00666788">
        <w:rPr>
          <w:color w:val="000000" w:themeColor="text1"/>
        </w:rPr>
        <w:fldChar w:fldCharType="begin"/>
      </w:r>
      <w:r w:rsidRPr="00666788">
        <w:rPr>
          <w:color w:val="000000" w:themeColor="text1"/>
        </w:rPr>
        <w:instrText xml:space="preserve"> SEQ Figura \* ARABIC </w:instrText>
      </w:r>
      <w:r w:rsidRPr="00666788">
        <w:rPr>
          <w:color w:val="000000" w:themeColor="text1"/>
        </w:rPr>
        <w:fldChar w:fldCharType="separate"/>
      </w:r>
      <w:r w:rsidR="004B0B6D">
        <w:rPr>
          <w:noProof/>
          <w:color w:val="000000" w:themeColor="text1"/>
        </w:rPr>
        <w:t>7</w:t>
      </w:r>
      <w:r w:rsidRPr="00666788">
        <w:rPr>
          <w:color w:val="000000" w:themeColor="text1"/>
        </w:rPr>
        <w:fldChar w:fldCharType="end"/>
      </w:r>
      <w:r w:rsidRPr="00666788">
        <w:rPr>
          <w:noProof/>
          <w:color w:val="000000" w:themeColor="text1"/>
        </w:rPr>
        <w:t xml:space="preserve"> </w:t>
      </w:r>
      <w:r>
        <w:rPr>
          <w:noProof/>
          <w:color w:val="000000" w:themeColor="text1"/>
        </w:rPr>
        <w:t>Modelagem do banco de dados</w:t>
      </w:r>
      <w:r w:rsidRPr="00666788">
        <w:rPr>
          <w:noProof/>
          <w:color w:val="000000" w:themeColor="text1"/>
        </w:rPr>
        <w:t xml:space="preserve"> Mobile</w:t>
      </w:r>
      <w:r w:rsidR="00557551">
        <w:rPr>
          <w:noProof/>
          <w:color w:val="000000" w:themeColor="text1"/>
        </w:rPr>
        <w:t xml:space="preserve"> – Apêndice I</w:t>
      </w:r>
      <w:bookmarkEnd w:id="134"/>
    </w:p>
    <w:p w14:paraId="41A84D6F" w14:textId="77777777" w:rsidR="00666788" w:rsidRDefault="00666788" w:rsidP="00666788">
      <w:pPr>
        <w:keepNext/>
      </w:pPr>
      <w:r>
        <w:rPr>
          <w:noProof/>
          <w:lang w:eastAsia="pt-BR"/>
        </w:rPr>
        <w:lastRenderedPageBreak/>
        <w:drawing>
          <wp:inline distT="0" distB="0" distL="0" distR="0" wp14:anchorId="27EF8196" wp14:editId="1FA5C184">
            <wp:extent cx="5760085" cy="432943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ER Web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C019" w14:textId="4C266F02" w:rsidR="00666788" w:rsidRDefault="00666788" w:rsidP="00666788">
      <w:pPr>
        <w:pStyle w:val="Legenda"/>
        <w:rPr>
          <w:noProof/>
          <w:color w:val="000000" w:themeColor="text1"/>
        </w:rPr>
      </w:pPr>
      <w:bookmarkStart w:id="135" w:name="_Toc422418393"/>
      <w:r w:rsidRPr="00666788">
        <w:rPr>
          <w:color w:val="000000" w:themeColor="text1"/>
        </w:rPr>
        <w:t xml:space="preserve">Figura </w:t>
      </w:r>
      <w:r w:rsidRPr="00666788">
        <w:rPr>
          <w:color w:val="000000" w:themeColor="text1"/>
        </w:rPr>
        <w:fldChar w:fldCharType="begin"/>
      </w:r>
      <w:r w:rsidRPr="00666788">
        <w:rPr>
          <w:color w:val="000000" w:themeColor="text1"/>
        </w:rPr>
        <w:instrText xml:space="preserve"> SEQ Figura \* ARABIC </w:instrText>
      </w:r>
      <w:r w:rsidRPr="00666788">
        <w:rPr>
          <w:color w:val="000000" w:themeColor="text1"/>
        </w:rPr>
        <w:fldChar w:fldCharType="separate"/>
      </w:r>
      <w:r w:rsidR="004B0B6D">
        <w:rPr>
          <w:noProof/>
          <w:color w:val="000000" w:themeColor="text1"/>
        </w:rPr>
        <w:t>8</w:t>
      </w:r>
      <w:r w:rsidRPr="00666788">
        <w:rPr>
          <w:color w:val="000000" w:themeColor="text1"/>
        </w:rPr>
        <w:fldChar w:fldCharType="end"/>
      </w:r>
      <w:r w:rsidRPr="00666788">
        <w:rPr>
          <w:noProof/>
          <w:color w:val="000000" w:themeColor="text1"/>
        </w:rPr>
        <w:t xml:space="preserve"> </w:t>
      </w:r>
      <w:r>
        <w:rPr>
          <w:noProof/>
          <w:color w:val="000000" w:themeColor="text1"/>
        </w:rPr>
        <w:t>Modelagem do banco de dados</w:t>
      </w:r>
      <w:r w:rsidRPr="00666788">
        <w:rPr>
          <w:noProof/>
          <w:color w:val="000000" w:themeColor="text1"/>
        </w:rPr>
        <w:t xml:space="preserve"> Web</w:t>
      </w:r>
      <w:r w:rsidR="00557551">
        <w:rPr>
          <w:noProof/>
          <w:color w:val="000000" w:themeColor="text1"/>
        </w:rPr>
        <w:t xml:space="preserve"> – Apêndice J</w:t>
      </w:r>
      <w:bookmarkEnd w:id="135"/>
    </w:p>
    <w:p w14:paraId="2C7619C0" w14:textId="77777777" w:rsidR="00666788" w:rsidRPr="00666788" w:rsidRDefault="00666788" w:rsidP="00666788">
      <w:pPr>
        <w:rPr>
          <w:u w:val="single"/>
        </w:rPr>
      </w:pPr>
    </w:p>
    <w:p w14:paraId="3F8808C2" w14:textId="60C4DD88" w:rsidR="0079741C" w:rsidRPr="00571FCC" w:rsidRDefault="0079741C" w:rsidP="00091501">
      <w:pPr>
        <w:pStyle w:val="Seo1"/>
        <w:numPr>
          <w:ilvl w:val="1"/>
          <w:numId w:val="1"/>
        </w:numPr>
        <w:outlineLvl w:val="1"/>
        <w:rPr>
          <w:color w:val="000000" w:themeColor="text1"/>
          <w:sz w:val="28"/>
          <w:szCs w:val="28"/>
        </w:rPr>
      </w:pPr>
      <w:bookmarkStart w:id="136" w:name="_Toc422418735"/>
      <w:r>
        <w:t>Diagrama de Atividade</w:t>
      </w:r>
      <w:bookmarkEnd w:id="136"/>
    </w:p>
    <w:p w14:paraId="0F82B9BF" w14:textId="410BC2EB" w:rsidR="00571FCC" w:rsidRDefault="00571FCC" w:rsidP="007A06C9">
      <w:pPr>
        <w:ind w:left="360" w:firstLine="348"/>
      </w:pPr>
      <w:r w:rsidRPr="00571FCC">
        <w:t xml:space="preserve">Este diagrama representa o fluxo </w:t>
      </w:r>
      <w:r>
        <w:t>pela qual o software vai passar durante uma determinada ação.</w:t>
      </w:r>
      <w:r w:rsidR="00D87B7B">
        <w:t xml:space="preserve"> O diagrama contém uma marcação do início da atividade, em seguida é </w:t>
      </w:r>
      <w:r>
        <w:t>representa</w:t>
      </w:r>
      <w:r w:rsidR="00D87B7B">
        <w:t>do</w:t>
      </w:r>
      <w:r>
        <w:t xml:space="preserve"> as ações que o software faz, qual </w:t>
      </w:r>
      <w:r w:rsidR="00D04C08">
        <w:t>atividade</w:t>
      </w:r>
      <w:r>
        <w:t xml:space="preserve"> precede qual, inclusive se existe alguma condições e qual</w:t>
      </w:r>
      <w:r w:rsidR="001B0699">
        <w:t xml:space="preserve"> decisão o software deve tomar, </w:t>
      </w:r>
      <w:r>
        <w:t xml:space="preserve">dependente do </w:t>
      </w:r>
      <w:r w:rsidR="001B0699">
        <w:t>valor obtido</w:t>
      </w:r>
      <w:r>
        <w:t xml:space="preserve">. </w:t>
      </w:r>
    </w:p>
    <w:p w14:paraId="5BCC0B82" w14:textId="77777777" w:rsidR="00666788" w:rsidRDefault="00666788" w:rsidP="00666788">
      <w:pPr>
        <w:keepNext/>
        <w:ind w:left="360" w:firstLine="348"/>
      </w:pPr>
      <w:r>
        <w:rPr>
          <w:noProof/>
          <w:color w:val="000000" w:themeColor="text1"/>
          <w:lang w:eastAsia="pt-BR"/>
        </w:rPr>
        <w:lastRenderedPageBreak/>
        <w:drawing>
          <wp:inline distT="0" distB="0" distL="0" distR="0" wp14:anchorId="6ACC8AB6" wp14:editId="7DB4427B">
            <wp:extent cx="5760085" cy="816229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tividade Mobil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16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6A8D3" w14:textId="1511974D" w:rsidR="00666788" w:rsidRPr="00666788" w:rsidRDefault="00666788" w:rsidP="00656851">
      <w:pPr>
        <w:pStyle w:val="Legenda"/>
        <w:ind w:firstLine="360"/>
        <w:rPr>
          <w:b w:val="0"/>
          <w:color w:val="000000" w:themeColor="text1"/>
        </w:rPr>
      </w:pPr>
      <w:bookmarkStart w:id="137" w:name="_Toc422418394"/>
      <w:r w:rsidRPr="00666788">
        <w:rPr>
          <w:color w:val="000000" w:themeColor="text1"/>
        </w:rPr>
        <w:t xml:space="preserve">Figura </w:t>
      </w:r>
      <w:r w:rsidRPr="00666788">
        <w:rPr>
          <w:color w:val="000000" w:themeColor="text1"/>
        </w:rPr>
        <w:fldChar w:fldCharType="begin"/>
      </w:r>
      <w:r w:rsidRPr="00666788">
        <w:rPr>
          <w:color w:val="000000" w:themeColor="text1"/>
        </w:rPr>
        <w:instrText xml:space="preserve"> SEQ Figura \* ARABIC </w:instrText>
      </w:r>
      <w:r w:rsidRPr="00666788">
        <w:rPr>
          <w:color w:val="000000" w:themeColor="text1"/>
        </w:rPr>
        <w:fldChar w:fldCharType="separate"/>
      </w:r>
      <w:r w:rsidR="004B0B6D">
        <w:rPr>
          <w:noProof/>
          <w:color w:val="000000" w:themeColor="text1"/>
        </w:rPr>
        <w:t>9</w:t>
      </w:r>
      <w:r w:rsidRPr="00666788">
        <w:rPr>
          <w:color w:val="000000" w:themeColor="text1"/>
        </w:rPr>
        <w:fldChar w:fldCharType="end"/>
      </w:r>
      <w:r w:rsidRPr="00666788">
        <w:rPr>
          <w:noProof/>
          <w:color w:val="000000" w:themeColor="text1"/>
        </w:rPr>
        <w:t xml:space="preserve"> Diagrama de atividade para fazer pedido</w:t>
      </w:r>
      <w:r w:rsidR="00B50352">
        <w:rPr>
          <w:noProof/>
          <w:color w:val="000000" w:themeColor="text1"/>
        </w:rPr>
        <w:t xml:space="preserve"> –</w:t>
      </w:r>
      <w:r w:rsidR="00933A23">
        <w:rPr>
          <w:noProof/>
          <w:color w:val="000000" w:themeColor="text1"/>
        </w:rPr>
        <w:t xml:space="preserve"> </w:t>
      </w:r>
      <w:r w:rsidR="00B50352">
        <w:rPr>
          <w:noProof/>
          <w:color w:val="000000" w:themeColor="text1"/>
        </w:rPr>
        <w:t xml:space="preserve">Apêndice </w:t>
      </w:r>
      <w:r w:rsidR="001C3C0D">
        <w:rPr>
          <w:noProof/>
          <w:color w:val="000000" w:themeColor="text1"/>
        </w:rPr>
        <w:t>F</w:t>
      </w:r>
      <w:bookmarkEnd w:id="137"/>
    </w:p>
    <w:p w14:paraId="4A77B7F5" w14:textId="3A40B3CC" w:rsidR="003F1C59" w:rsidRPr="00A1601F" w:rsidRDefault="003F1C59" w:rsidP="00091501">
      <w:pPr>
        <w:pStyle w:val="Seo1"/>
        <w:numPr>
          <w:ilvl w:val="1"/>
          <w:numId w:val="1"/>
        </w:numPr>
        <w:outlineLvl w:val="1"/>
        <w:rPr>
          <w:color w:val="000000" w:themeColor="text1"/>
          <w:sz w:val="28"/>
          <w:szCs w:val="28"/>
        </w:rPr>
      </w:pPr>
      <w:bookmarkStart w:id="138" w:name="_Toc422418736"/>
      <w:r>
        <w:lastRenderedPageBreak/>
        <w:t>Diagrama de Estado</w:t>
      </w:r>
      <w:bookmarkEnd w:id="138"/>
    </w:p>
    <w:p w14:paraId="6099F9F6" w14:textId="77777777" w:rsidR="006333FE" w:rsidRDefault="00A1601F" w:rsidP="008B70AF">
      <w:pPr>
        <w:keepNext/>
        <w:ind w:left="360" w:firstLine="348"/>
      </w:pPr>
      <w:r w:rsidRPr="00A1601F">
        <w:t>Um diagrama de estado</w:t>
      </w:r>
      <w:r>
        <w:t xml:space="preserve"> é composto pelos estados que o sistema se encontra atualmente, seguindo um fluxo,</w:t>
      </w:r>
      <w:r w:rsidR="0095523C">
        <w:t xml:space="preserve"> os estados são situação da vida de um objeto no sistema, no qual ele se encontra, podendo ser realizando uma ação, verificando uma condição ou aguardando algum tipo de dado.</w:t>
      </w:r>
    </w:p>
    <w:p w14:paraId="29A04395" w14:textId="77777777" w:rsidR="006333FE" w:rsidRDefault="006333FE" w:rsidP="008B70AF">
      <w:pPr>
        <w:keepNext/>
        <w:ind w:left="360" w:firstLine="348"/>
      </w:pPr>
    </w:p>
    <w:p w14:paraId="7DB4E6D1" w14:textId="0E172983" w:rsidR="008B70AF" w:rsidRDefault="008B70AF" w:rsidP="008B70AF">
      <w:pPr>
        <w:keepNext/>
        <w:ind w:left="360" w:firstLine="348"/>
      </w:pPr>
      <w:r>
        <w:rPr>
          <w:noProof/>
          <w:lang w:eastAsia="pt-BR"/>
        </w:rPr>
        <w:drawing>
          <wp:inline distT="0" distB="0" distL="0" distR="0" wp14:anchorId="673A464F" wp14:editId="70700179">
            <wp:extent cx="5760085" cy="5155565"/>
            <wp:effectExtent l="0" t="0" r="0" b="698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stado Fazer Pedid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15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EDFE3" w14:textId="354FAA75" w:rsidR="00A1601F" w:rsidRDefault="008B70AF" w:rsidP="00F2378D">
      <w:pPr>
        <w:pStyle w:val="Legenda"/>
        <w:ind w:firstLine="360"/>
        <w:rPr>
          <w:noProof/>
          <w:color w:val="000000" w:themeColor="text1"/>
        </w:rPr>
      </w:pPr>
      <w:bookmarkStart w:id="139" w:name="_Toc422418395"/>
      <w:r w:rsidRPr="008B70AF">
        <w:rPr>
          <w:color w:val="000000" w:themeColor="text1"/>
        </w:rPr>
        <w:t xml:space="preserve">Figura </w:t>
      </w:r>
      <w:r w:rsidRPr="008B70AF">
        <w:rPr>
          <w:color w:val="000000" w:themeColor="text1"/>
        </w:rPr>
        <w:fldChar w:fldCharType="begin"/>
      </w:r>
      <w:r w:rsidRPr="008B70AF">
        <w:rPr>
          <w:color w:val="000000" w:themeColor="text1"/>
        </w:rPr>
        <w:instrText xml:space="preserve"> SEQ Figura \* ARABIC </w:instrText>
      </w:r>
      <w:r w:rsidRPr="008B70AF">
        <w:rPr>
          <w:color w:val="000000" w:themeColor="text1"/>
        </w:rPr>
        <w:fldChar w:fldCharType="separate"/>
      </w:r>
      <w:r w:rsidR="004B0B6D">
        <w:rPr>
          <w:noProof/>
          <w:color w:val="000000" w:themeColor="text1"/>
        </w:rPr>
        <w:t>10</w:t>
      </w:r>
      <w:r w:rsidRPr="008B70AF">
        <w:rPr>
          <w:color w:val="000000" w:themeColor="text1"/>
        </w:rPr>
        <w:fldChar w:fldCharType="end"/>
      </w:r>
      <w:r w:rsidRPr="008B70AF">
        <w:rPr>
          <w:noProof/>
          <w:color w:val="000000" w:themeColor="text1"/>
        </w:rPr>
        <w:t xml:space="preserve"> Diagrama de estado fazer pedido</w:t>
      </w:r>
      <w:r w:rsidR="00E82A46">
        <w:rPr>
          <w:noProof/>
          <w:color w:val="000000" w:themeColor="text1"/>
        </w:rPr>
        <w:t xml:space="preserve"> – </w:t>
      </w:r>
      <w:r w:rsidR="001C3C0D">
        <w:rPr>
          <w:noProof/>
          <w:color w:val="000000" w:themeColor="text1"/>
        </w:rPr>
        <w:t>A</w:t>
      </w:r>
      <w:r w:rsidR="00E82A46">
        <w:rPr>
          <w:noProof/>
          <w:color w:val="000000" w:themeColor="text1"/>
        </w:rPr>
        <w:t>pêndice G</w:t>
      </w:r>
      <w:bookmarkEnd w:id="139"/>
    </w:p>
    <w:p w14:paraId="354C17E6" w14:textId="77777777" w:rsidR="00F016F7" w:rsidRPr="00F016F7" w:rsidRDefault="00F016F7" w:rsidP="00F016F7"/>
    <w:p w14:paraId="6DD90925" w14:textId="68ADA34C" w:rsidR="003F1C59" w:rsidRDefault="003F1C59" w:rsidP="00091501">
      <w:pPr>
        <w:pStyle w:val="Seo1"/>
        <w:numPr>
          <w:ilvl w:val="1"/>
          <w:numId w:val="1"/>
        </w:numPr>
        <w:outlineLvl w:val="1"/>
      </w:pPr>
      <w:bookmarkStart w:id="140" w:name="_Toc422418737"/>
      <w:r>
        <w:t>Diagrama de Sequência</w:t>
      </w:r>
      <w:bookmarkEnd w:id="140"/>
    </w:p>
    <w:p w14:paraId="52DE3111" w14:textId="2D832B1A" w:rsidR="00F2378D" w:rsidRDefault="00F2378D" w:rsidP="00290D9E">
      <w:r>
        <w:t xml:space="preserve">Descrição do diagrama de sequência </w:t>
      </w:r>
    </w:p>
    <w:p w14:paraId="66EBF817" w14:textId="77777777" w:rsidR="00290D9E" w:rsidRDefault="00290D9E" w:rsidP="00290D9E">
      <w:pPr>
        <w:keepNext/>
      </w:pPr>
      <w:r>
        <w:rPr>
          <w:noProof/>
          <w:lang w:eastAsia="pt-BR"/>
        </w:rPr>
        <w:lastRenderedPageBreak/>
        <w:drawing>
          <wp:inline distT="0" distB="0" distL="0" distR="0" wp14:anchorId="18195CEB" wp14:editId="13D8CE20">
            <wp:extent cx="5760085" cy="48641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quencia Pedido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8C6B1" w14:textId="11FC4EAD" w:rsidR="00290D9E" w:rsidRPr="00290D9E" w:rsidRDefault="00290D9E" w:rsidP="00290D9E">
      <w:pPr>
        <w:pStyle w:val="Legenda"/>
        <w:ind w:firstLine="360"/>
        <w:rPr>
          <w:color w:val="auto"/>
        </w:rPr>
      </w:pPr>
      <w:bookmarkStart w:id="141" w:name="_Toc422418396"/>
      <w:r w:rsidRPr="00290D9E">
        <w:rPr>
          <w:color w:val="auto"/>
        </w:rPr>
        <w:t xml:space="preserve">Figura </w:t>
      </w:r>
      <w:r w:rsidRPr="00290D9E">
        <w:rPr>
          <w:color w:val="auto"/>
        </w:rPr>
        <w:fldChar w:fldCharType="begin"/>
      </w:r>
      <w:r w:rsidRPr="00290D9E">
        <w:rPr>
          <w:color w:val="auto"/>
        </w:rPr>
        <w:instrText xml:space="preserve"> SEQ Figura \* ARABIC </w:instrText>
      </w:r>
      <w:r w:rsidRPr="00290D9E">
        <w:rPr>
          <w:color w:val="auto"/>
        </w:rPr>
        <w:fldChar w:fldCharType="separate"/>
      </w:r>
      <w:r w:rsidR="004B0B6D">
        <w:rPr>
          <w:noProof/>
          <w:color w:val="auto"/>
        </w:rPr>
        <w:t>11</w:t>
      </w:r>
      <w:r w:rsidRPr="00290D9E">
        <w:rPr>
          <w:color w:val="auto"/>
        </w:rPr>
        <w:fldChar w:fldCharType="end"/>
      </w:r>
      <w:r w:rsidRPr="00290D9E">
        <w:rPr>
          <w:noProof/>
          <w:color w:val="auto"/>
        </w:rPr>
        <w:t xml:space="preserve"> Diagrama de sequência fazer pedido</w:t>
      </w:r>
      <w:r w:rsidR="001C3C0D">
        <w:rPr>
          <w:noProof/>
          <w:color w:val="auto"/>
        </w:rPr>
        <w:t xml:space="preserve"> – Apêndice H</w:t>
      </w:r>
      <w:bookmarkEnd w:id="141"/>
    </w:p>
    <w:p w14:paraId="007A236C" w14:textId="109C983F" w:rsidR="003F1C59" w:rsidRPr="003F1C59" w:rsidRDefault="003F1C59" w:rsidP="003F1C59">
      <w:pPr>
        <w:suppressAutoHyphens w:val="0"/>
        <w:spacing w:line="240" w:lineRule="auto"/>
        <w:jc w:val="left"/>
        <w:rPr>
          <w:rFonts w:cs="Arial"/>
          <w:b/>
          <w:bCs/>
          <w:sz w:val="32"/>
          <w:szCs w:val="32"/>
        </w:rPr>
      </w:pPr>
      <w:r>
        <w:br w:type="page"/>
      </w:r>
    </w:p>
    <w:p w14:paraId="1DEE5F22" w14:textId="12D5F87C" w:rsidR="0054584C" w:rsidRPr="00253559" w:rsidRDefault="00A70E4B" w:rsidP="00B05684">
      <w:pPr>
        <w:pStyle w:val="Seo1"/>
        <w:numPr>
          <w:ilvl w:val="0"/>
          <w:numId w:val="1"/>
        </w:numPr>
      </w:pPr>
      <w:bookmarkStart w:id="142" w:name="_Toc411358282"/>
      <w:bookmarkStart w:id="143" w:name="_Toc296344305"/>
      <w:bookmarkStart w:id="144" w:name="_Toc422418738"/>
      <w:bookmarkEnd w:id="142"/>
      <w:bookmarkEnd w:id="143"/>
      <w:r w:rsidRPr="00253559">
        <w:lastRenderedPageBreak/>
        <w:t>CRONOGRAMA</w:t>
      </w:r>
      <w:bookmarkEnd w:id="144"/>
    </w:p>
    <w:p w14:paraId="5CC44EE7" w14:textId="6832725D" w:rsidR="0054584C" w:rsidRPr="00253559" w:rsidDel="00C81A2A" w:rsidRDefault="0054584C">
      <w:pPr>
        <w:pStyle w:val="Seo1"/>
        <w:rPr>
          <w:del w:id="145" w:author="Douglas Junior" w:date="2015-06-17T21:24:00Z"/>
        </w:rPr>
      </w:pPr>
    </w:p>
    <w:tbl>
      <w:tblPr>
        <w:tblW w:w="0" w:type="auto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93" w:type="dxa"/>
        </w:tblCellMar>
        <w:tblLook w:val="04A0" w:firstRow="1" w:lastRow="0" w:firstColumn="1" w:lastColumn="0" w:noHBand="0" w:noVBand="1"/>
      </w:tblPr>
      <w:tblGrid>
        <w:gridCol w:w="4773"/>
        <w:gridCol w:w="375"/>
        <w:gridCol w:w="375"/>
        <w:gridCol w:w="375"/>
        <w:gridCol w:w="375"/>
        <w:gridCol w:w="375"/>
        <w:gridCol w:w="375"/>
        <w:gridCol w:w="14"/>
        <w:gridCol w:w="361"/>
        <w:gridCol w:w="268"/>
        <w:gridCol w:w="375"/>
        <w:gridCol w:w="375"/>
        <w:gridCol w:w="270"/>
        <w:gridCol w:w="375"/>
      </w:tblGrid>
      <w:tr w:rsidR="0054584C" w:rsidRPr="00253559" w14:paraId="03768CF7" w14:textId="77777777">
        <w:trPr>
          <w:cantSplit/>
          <w:trHeight w:val="671"/>
          <w:jc w:val="center"/>
        </w:trPr>
        <w:tc>
          <w:tcPr>
            <w:tcW w:w="53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3" w:type="dxa"/>
            </w:tcMar>
            <w:vAlign w:val="center"/>
          </w:tcPr>
          <w:p w14:paraId="7213CC8E" w14:textId="77777777" w:rsidR="0054584C" w:rsidRPr="00253559" w:rsidRDefault="0054584C">
            <w:pPr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1699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5E5E5"/>
            <w:tcMar>
              <w:left w:w="93" w:type="dxa"/>
            </w:tcMar>
            <w:vAlign w:val="center"/>
          </w:tcPr>
          <w:p w14:paraId="7C9B5F37" w14:textId="77777777" w:rsidR="0054584C" w:rsidRPr="00253559" w:rsidRDefault="00A70E4B">
            <w:pPr>
              <w:spacing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253559">
              <w:rPr>
                <w:rFonts w:ascii="Times New Roman" w:hAnsi="Times New Roman"/>
                <w:b/>
                <w:sz w:val="20"/>
                <w:szCs w:val="20"/>
              </w:rPr>
              <w:t>AP I (2015-1)</w:t>
            </w:r>
          </w:p>
        </w:tc>
        <w:tc>
          <w:tcPr>
            <w:tcW w:w="170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  <w:vAlign w:val="center"/>
          </w:tcPr>
          <w:p w14:paraId="6FA0B617" w14:textId="77777777" w:rsidR="0054584C" w:rsidRPr="00253559" w:rsidRDefault="00A70E4B">
            <w:pPr>
              <w:spacing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253559">
              <w:rPr>
                <w:rFonts w:ascii="Times New Roman" w:hAnsi="Times New Roman"/>
                <w:b/>
                <w:sz w:val="20"/>
                <w:szCs w:val="20"/>
              </w:rPr>
              <w:t>AP II (2015-2)</w:t>
            </w:r>
          </w:p>
        </w:tc>
      </w:tr>
      <w:tr w:rsidR="0054584C" w:rsidRPr="00253559" w14:paraId="38A7F471" w14:textId="77777777">
        <w:trPr>
          <w:cantSplit/>
          <w:trHeight w:val="682"/>
          <w:jc w:val="center"/>
        </w:trPr>
        <w:tc>
          <w:tcPr>
            <w:tcW w:w="53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3" w:type="dxa"/>
            </w:tcMar>
            <w:vAlign w:val="center"/>
          </w:tcPr>
          <w:p w14:paraId="760A95E7" w14:textId="77777777" w:rsidR="0054584C" w:rsidRPr="00253559" w:rsidRDefault="00A70E4B">
            <w:pPr>
              <w:spacing w:line="240" w:lineRule="auto"/>
              <w:jc w:val="center"/>
              <w:rPr>
                <w:rFonts w:ascii="Times New Roman" w:hAnsi="Times New Roman"/>
                <w:b/>
              </w:rPr>
            </w:pPr>
            <w:r w:rsidRPr="00253559">
              <w:rPr>
                <w:rFonts w:ascii="Times New Roman" w:hAnsi="Times New Roman"/>
                <w:b/>
              </w:rPr>
              <w:t>Atividade</w:t>
            </w: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5E5E5"/>
            <w:tcMar>
              <w:left w:w="93" w:type="dxa"/>
            </w:tcMar>
            <w:vAlign w:val="center"/>
          </w:tcPr>
          <w:p w14:paraId="0F25A546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5E5E5"/>
            <w:tcMar>
              <w:left w:w="93" w:type="dxa"/>
            </w:tcMar>
            <w:vAlign w:val="center"/>
          </w:tcPr>
          <w:p w14:paraId="324226B4" w14:textId="77777777" w:rsidR="0054584C" w:rsidRPr="00253559" w:rsidRDefault="0054584C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5E5E5"/>
            <w:tcMar>
              <w:left w:w="93" w:type="dxa"/>
            </w:tcMar>
            <w:vAlign w:val="center"/>
          </w:tcPr>
          <w:p w14:paraId="2ED38AAD" w14:textId="77777777" w:rsidR="0054584C" w:rsidRPr="00253559" w:rsidRDefault="0054584C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5E5E5"/>
            <w:tcMar>
              <w:left w:w="93" w:type="dxa"/>
            </w:tcMar>
            <w:vAlign w:val="center"/>
          </w:tcPr>
          <w:p w14:paraId="047BED09" w14:textId="77777777" w:rsidR="0054584C" w:rsidRPr="00253559" w:rsidRDefault="0054584C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5E5E5"/>
            <w:tcMar>
              <w:left w:w="93" w:type="dxa"/>
            </w:tcMar>
            <w:vAlign w:val="center"/>
          </w:tcPr>
          <w:p w14:paraId="2141321C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5E5E5"/>
            <w:tcMar>
              <w:left w:w="93" w:type="dxa"/>
            </w:tcMar>
            <w:vAlign w:val="center"/>
          </w:tcPr>
          <w:p w14:paraId="5D2C2CB8" w14:textId="77777777" w:rsidR="0054584C" w:rsidRPr="00253559" w:rsidRDefault="0054584C">
            <w:pPr>
              <w:spacing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28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  <w:vAlign w:val="center"/>
          </w:tcPr>
          <w:p w14:paraId="02BC72CD" w14:textId="77777777" w:rsidR="0054584C" w:rsidRPr="00253559" w:rsidRDefault="0054584C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  <w:vAlign w:val="center"/>
          </w:tcPr>
          <w:p w14:paraId="128CE1CA" w14:textId="77777777" w:rsidR="0054584C" w:rsidRPr="00253559" w:rsidRDefault="0054584C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  <w:vAlign w:val="center"/>
          </w:tcPr>
          <w:p w14:paraId="41BEC885" w14:textId="77777777" w:rsidR="0054584C" w:rsidRPr="00253559" w:rsidRDefault="0054584C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  <w:vAlign w:val="center"/>
          </w:tcPr>
          <w:p w14:paraId="4F1F6165" w14:textId="77777777" w:rsidR="0054584C" w:rsidRPr="00253559" w:rsidRDefault="0054584C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  <w:vAlign w:val="center"/>
          </w:tcPr>
          <w:p w14:paraId="01E839AF" w14:textId="77777777" w:rsidR="0054584C" w:rsidRPr="00253559" w:rsidRDefault="0054584C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  <w:vAlign w:val="center"/>
          </w:tcPr>
          <w:p w14:paraId="44F9A7D2" w14:textId="77777777" w:rsidR="0054584C" w:rsidRPr="00253559" w:rsidRDefault="0054584C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54584C" w:rsidRPr="00253559" w14:paraId="44D930AE" w14:textId="77777777">
        <w:trPr>
          <w:jc w:val="center"/>
        </w:trPr>
        <w:tc>
          <w:tcPr>
            <w:tcW w:w="53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5E5E5"/>
            <w:tcMar>
              <w:left w:w="93" w:type="dxa"/>
            </w:tcMar>
          </w:tcPr>
          <w:p w14:paraId="1E5952AB" w14:textId="77777777" w:rsidR="0054584C" w:rsidRPr="00253559" w:rsidRDefault="00A70E4B">
            <w:pPr>
              <w:spacing w:line="240" w:lineRule="auto"/>
              <w:rPr>
                <w:rFonts w:ascii="Times New Roman" w:hAnsi="Times New Roman"/>
              </w:rPr>
            </w:pPr>
            <w:r w:rsidRPr="00253559">
              <w:rPr>
                <w:rFonts w:ascii="Times New Roman" w:hAnsi="Times New Roman"/>
              </w:rPr>
              <w:t>Aprovação do Plano de Estágio</w:t>
            </w: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5E5E5"/>
            <w:tcMar>
              <w:left w:w="93" w:type="dxa"/>
            </w:tcMar>
          </w:tcPr>
          <w:p w14:paraId="63C525C3" w14:textId="77777777" w:rsidR="0054584C" w:rsidRPr="00253559" w:rsidRDefault="00A70E4B">
            <w:pPr>
              <w:spacing w:line="240" w:lineRule="auto"/>
              <w:rPr>
                <w:rFonts w:ascii="Times New Roman" w:hAnsi="Times New Roman"/>
              </w:rPr>
            </w:pPr>
            <w:r w:rsidRPr="00253559">
              <w:rPr>
                <w:rFonts w:ascii="Times New Roman" w:hAnsi="Times New Roman"/>
              </w:rPr>
              <w:t>X</w:t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5E5E5"/>
            <w:tcMar>
              <w:left w:w="93" w:type="dxa"/>
            </w:tcMar>
          </w:tcPr>
          <w:p w14:paraId="1D469A29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5E5E5"/>
            <w:tcMar>
              <w:left w:w="93" w:type="dxa"/>
            </w:tcMar>
          </w:tcPr>
          <w:p w14:paraId="3894D516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5E5E5"/>
            <w:tcMar>
              <w:left w:w="93" w:type="dxa"/>
            </w:tcMar>
          </w:tcPr>
          <w:p w14:paraId="40BF7DB1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5E5E5"/>
            <w:tcMar>
              <w:left w:w="93" w:type="dxa"/>
            </w:tcMar>
          </w:tcPr>
          <w:p w14:paraId="0D45BAD5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5E5E5"/>
            <w:tcMar>
              <w:left w:w="93" w:type="dxa"/>
            </w:tcMar>
          </w:tcPr>
          <w:p w14:paraId="471D3473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46720D06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206A7294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2EBA519D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3CD9B034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06498F44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4F09C50C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</w:tr>
      <w:tr w:rsidR="0054584C" w:rsidRPr="00253559" w14:paraId="2864CDE8" w14:textId="77777777">
        <w:trPr>
          <w:jc w:val="center"/>
        </w:trPr>
        <w:tc>
          <w:tcPr>
            <w:tcW w:w="53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5E5E5"/>
            <w:tcMar>
              <w:left w:w="93" w:type="dxa"/>
            </w:tcMar>
          </w:tcPr>
          <w:p w14:paraId="5B2D5C73" w14:textId="77777777" w:rsidR="0054584C" w:rsidRPr="00253559" w:rsidRDefault="00A70E4B">
            <w:pPr>
              <w:spacing w:line="240" w:lineRule="auto"/>
              <w:rPr>
                <w:rFonts w:ascii="Times New Roman" w:hAnsi="Times New Roman"/>
              </w:rPr>
            </w:pPr>
            <w:r w:rsidRPr="00253559">
              <w:rPr>
                <w:rFonts w:ascii="Times New Roman" w:hAnsi="Times New Roman"/>
              </w:rPr>
              <w:t>Levantamento de Requisitos</w:t>
            </w: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5E5E5"/>
            <w:tcMar>
              <w:left w:w="93" w:type="dxa"/>
            </w:tcMar>
          </w:tcPr>
          <w:p w14:paraId="76408E6D" w14:textId="77777777" w:rsidR="0054584C" w:rsidRPr="00253559" w:rsidRDefault="00A70E4B">
            <w:pPr>
              <w:spacing w:line="240" w:lineRule="auto"/>
              <w:rPr>
                <w:rFonts w:ascii="Times New Roman" w:hAnsi="Times New Roman"/>
              </w:rPr>
            </w:pPr>
            <w:r w:rsidRPr="00253559">
              <w:rPr>
                <w:rFonts w:ascii="Times New Roman" w:hAnsi="Times New Roman"/>
              </w:rPr>
              <w:t>X</w:t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5E5E5"/>
            <w:tcMar>
              <w:left w:w="93" w:type="dxa"/>
            </w:tcMar>
          </w:tcPr>
          <w:p w14:paraId="25A4E5F5" w14:textId="77777777" w:rsidR="0054584C" w:rsidRPr="00253559" w:rsidRDefault="00A70E4B">
            <w:pPr>
              <w:spacing w:line="240" w:lineRule="auto"/>
              <w:rPr>
                <w:rFonts w:ascii="Times New Roman" w:hAnsi="Times New Roman"/>
              </w:rPr>
            </w:pPr>
            <w:r w:rsidRPr="00253559">
              <w:rPr>
                <w:rFonts w:ascii="Times New Roman" w:hAnsi="Times New Roman"/>
              </w:rPr>
              <w:t>X</w:t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5E5E5"/>
            <w:tcMar>
              <w:left w:w="93" w:type="dxa"/>
            </w:tcMar>
          </w:tcPr>
          <w:p w14:paraId="4216B34F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5E5E5"/>
            <w:tcMar>
              <w:left w:w="93" w:type="dxa"/>
            </w:tcMar>
          </w:tcPr>
          <w:p w14:paraId="7BE9A63A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5E5E5"/>
            <w:tcMar>
              <w:left w:w="93" w:type="dxa"/>
            </w:tcMar>
          </w:tcPr>
          <w:p w14:paraId="4D9AF8AE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5E5E5"/>
            <w:tcMar>
              <w:left w:w="93" w:type="dxa"/>
            </w:tcMar>
          </w:tcPr>
          <w:p w14:paraId="4D42FD8F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1E062254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6C5FC003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30562894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745F8869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10010B66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131F0739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</w:tr>
      <w:tr w:rsidR="0054584C" w:rsidRPr="00253559" w14:paraId="5A8A49EC" w14:textId="77777777">
        <w:trPr>
          <w:jc w:val="center"/>
        </w:trPr>
        <w:tc>
          <w:tcPr>
            <w:tcW w:w="53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5E5E5"/>
            <w:tcMar>
              <w:left w:w="93" w:type="dxa"/>
            </w:tcMar>
          </w:tcPr>
          <w:p w14:paraId="3E3BF999" w14:textId="52E04B45" w:rsidR="0054584C" w:rsidRPr="00253559" w:rsidRDefault="00A70E4B">
            <w:pPr>
              <w:spacing w:line="240" w:lineRule="auto"/>
              <w:rPr>
                <w:rFonts w:ascii="Times New Roman" w:hAnsi="Times New Roman"/>
              </w:rPr>
            </w:pPr>
            <w:r w:rsidRPr="00253559">
              <w:rPr>
                <w:rFonts w:ascii="Times New Roman" w:hAnsi="Times New Roman"/>
              </w:rPr>
              <w:t>Projeto I (classe, sequencia</w:t>
            </w:r>
            <w:r w:rsidR="00571F1E">
              <w:rPr>
                <w:rFonts w:ascii="Times New Roman" w:hAnsi="Times New Roman"/>
              </w:rPr>
              <w:t>, estado, pacote e atividade</w:t>
            </w:r>
            <w:r w:rsidRPr="00253559">
              <w:rPr>
                <w:rFonts w:ascii="Times New Roman" w:hAnsi="Times New Roman"/>
              </w:rPr>
              <w:t>)</w:t>
            </w: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5E5E5"/>
            <w:tcMar>
              <w:left w:w="93" w:type="dxa"/>
            </w:tcMar>
          </w:tcPr>
          <w:p w14:paraId="1DE344E4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5E5E5"/>
            <w:tcMar>
              <w:left w:w="93" w:type="dxa"/>
            </w:tcMar>
          </w:tcPr>
          <w:p w14:paraId="32D69E4B" w14:textId="77777777" w:rsidR="0054584C" w:rsidRPr="00253559" w:rsidRDefault="00A70E4B">
            <w:pPr>
              <w:spacing w:line="240" w:lineRule="auto"/>
              <w:rPr>
                <w:rFonts w:ascii="Times New Roman" w:hAnsi="Times New Roman"/>
              </w:rPr>
            </w:pPr>
            <w:r w:rsidRPr="00253559">
              <w:rPr>
                <w:rFonts w:ascii="Times New Roman" w:hAnsi="Times New Roman"/>
              </w:rPr>
              <w:t>X</w:t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5E5E5"/>
            <w:tcMar>
              <w:left w:w="93" w:type="dxa"/>
            </w:tcMar>
          </w:tcPr>
          <w:p w14:paraId="6E837750" w14:textId="77777777" w:rsidR="0054584C" w:rsidRPr="00253559" w:rsidRDefault="00A70E4B">
            <w:pPr>
              <w:spacing w:line="240" w:lineRule="auto"/>
              <w:rPr>
                <w:rFonts w:ascii="Times New Roman" w:hAnsi="Times New Roman"/>
              </w:rPr>
            </w:pPr>
            <w:r w:rsidRPr="00253559">
              <w:rPr>
                <w:rFonts w:ascii="Times New Roman" w:hAnsi="Times New Roman"/>
              </w:rPr>
              <w:t>X</w:t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5E5E5"/>
            <w:tcMar>
              <w:left w:w="93" w:type="dxa"/>
            </w:tcMar>
          </w:tcPr>
          <w:p w14:paraId="4485309F" w14:textId="77777777" w:rsidR="0054584C" w:rsidRPr="00253559" w:rsidRDefault="00A70E4B">
            <w:pPr>
              <w:spacing w:line="240" w:lineRule="auto"/>
              <w:rPr>
                <w:rFonts w:ascii="Times New Roman" w:hAnsi="Times New Roman"/>
              </w:rPr>
            </w:pPr>
            <w:r w:rsidRPr="00253559">
              <w:rPr>
                <w:rFonts w:ascii="Times New Roman" w:hAnsi="Times New Roman"/>
              </w:rPr>
              <w:t>X</w:t>
            </w:r>
          </w:p>
        </w:tc>
        <w:tc>
          <w:tcPr>
            <w:tcW w:w="2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5E5E5"/>
            <w:tcMar>
              <w:left w:w="93" w:type="dxa"/>
            </w:tcMar>
          </w:tcPr>
          <w:p w14:paraId="44A727A4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5E5E5"/>
            <w:tcMar>
              <w:left w:w="93" w:type="dxa"/>
            </w:tcMar>
          </w:tcPr>
          <w:p w14:paraId="5BA89D49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6EA6EA22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14711AC8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521D2B05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440839C8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0A9D74C4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55954524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</w:tr>
      <w:tr w:rsidR="0054584C" w:rsidRPr="00253559" w14:paraId="438825F4" w14:textId="77777777">
        <w:trPr>
          <w:jc w:val="center"/>
        </w:trPr>
        <w:tc>
          <w:tcPr>
            <w:tcW w:w="53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5E5E5"/>
            <w:tcMar>
              <w:left w:w="93" w:type="dxa"/>
            </w:tcMar>
          </w:tcPr>
          <w:p w14:paraId="0642C665" w14:textId="77777777" w:rsidR="0054584C" w:rsidRPr="00253559" w:rsidRDefault="00A70E4B">
            <w:pPr>
              <w:spacing w:line="240" w:lineRule="auto"/>
              <w:rPr>
                <w:rFonts w:ascii="Times New Roman" w:hAnsi="Times New Roman"/>
              </w:rPr>
            </w:pPr>
            <w:r w:rsidRPr="00253559">
              <w:rPr>
                <w:rFonts w:ascii="Times New Roman" w:hAnsi="Times New Roman"/>
              </w:rPr>
              <w:t>Prototipação Parcial</w:t>
            </w: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5E5E5"/>
            <w:tcMar>
              <w:left w:w="93" w:type="dxa"/>
            </w:tcMar>
          </w:tcPr>
          <w:p w14:paraId="4AC1B422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5E5E5"/>
            <w:tcMar>
              <w:left w:w="93" w:type="dxa"/>
            </w:tcMar>
          </w:tcPr>
          <w:p w14:paraId="042852F9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5E5E5"/>
            <w:tcMar>
              <w:left w:w="93" w:type="dxa"/>
            </w:tcMar>
          </w:tcPr>
          <w:p w14:paraId="1A03CD09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5E5E5"/>
            <w:tcMar>
              <w:left w:w="93" w:type="dxa"/>
            </w:tcMar>
          </w:tcPr>
          <w:p w14:paraId="1EDD9D0D" w14:textId="77777777" w:rsidR="0054584C" w:rsidRPr="00253559" w:rsidRDefault="00A70E4B">
            <w:pPr>
              <w:spacing w:line="240" w:lineRule="auto"/>
              <w:rPr>
                <w:rFonts w:ascii="Times New Roman" w:hAnsi="Times New Roman"/>
              </w:rPr>
            </w:pPr>
            <w:r w:rsidRPr="00253559">
              <w:rPr>
                <w:rFonts w:ascii="Times New Roman" w:hAnsi="Times New Roman"/>
              </w:rPr>
              <w:t>X</w:t>
            </w:r>
          </w:p>
        </w:tc>
        <w:tc>
          <w:tcPr>
            <w:tcW w:w="2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5E5E5"/>
            <w:tcMar>
              <w:left w:w="93" w:type="dxa"/>
            </w:tcMar>
          </w:tcPr>
          <w:p w14:paraId="36DEB9D7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5E5E5"/>
            <w:tcMar>
              <w:left w:w="93" w:type="dxa"/>
            </w:tcMar>
          </w:tcPr>
          <w:p w14:paraId="198C36D6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33207F64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00C3FC65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79B652BB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6290B7EF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64ED35B2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7B31E0C0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</w:tr>
      <w:tr w:rsidR="0054584C" w:rsidRPr="00253559" w14:paraId="1E65F35A" w14:textId="77777777">
        <w:trPr>
          <w:jc w:val="center"/>
        </w:trPr>
        <w:tc>
          <w:tcPr>
            <w:tcW w:w="53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5E5E5"/>
            <w:tcMar>
              <w:left w:w="93" w:type="dxa"/>
            </w:tcMar>
          </w:tcPr>
          <w:p w14:paraId="5924D363" w14:textId="77777777" w:rsidR="0054584C" w:rsidRPr="00253559" w:rsidRDefault="00A70E4B">
            <w:pPr>
              <w:spacing w:line="240" w:lineRule="auto"/>
              <w:rPr>
                <w:rFonts w:ascii="Times New Roman" w:hAnsi="Times New Roman"/>
              </w:rPr>
            </w:pPr>
            <w:r w:rsidRPr="00253559">
              <w:rPr>
                <w:rFonts w:ascii="Times New Roman" w:hAnsi="Times New Roman"/>
              </w:rPr>
              <w:t>Documento Monográfico Parcial I</w:t>
            </w: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5E5E5"/>
            <w:tcMar>
              <w:left w:w="93" w:type="dxa"/>
            </w:tcMar>
          </w:tcPr>
          <w:p w14:paraId="74CE5D52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5E5E5"/>
            <w:tcMar>
              <w:left w:w="93" w:type="dxa"/>
            </w:tcMar>
          </w:tcPr>
          <w:p w14:paraId="2BDF0342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5E5E5"/>
            <w:tcMar>
              <w:left w:w="93" w:type="dxa"/>
            </w:tcMar>
          </w:tcPr>
          <w:p w14:paraId="258CC72E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5E5E5"/>
            <w:tcMar>
              <w:left w:w="93" w:type="dxa"/>
            </w:tcMar>
          </w:tcPr>
          <w:p w14:paraId="24C1FF23" w14:textId="77777777" w:rsidR="0054584C" w:rsidRPr="00253559" w:rsidRDefault="00A70E4B">
            <w:pPr>
              <w:spacing w:line="240" w:lineRule="auto"/>
              <w:rPr>
                <w:rFonts w:ascii="Times New Roman" w:hAnsi="Times New Roman"/>
              </w:rPr>
            </w:pPr>
            <w:r w:rsidRPr="00253559">
              <w:rPr>
                <w:rFonts w:ascii="Times New Roman" w:hAnsi="Times New Roman"/>
              </w:rPr>
              <w:t>X</w:t>
            </w:r>
          </w:p>
        </w:tc>
        <w:tc>
          <w:tcPr>
            <w:tcW w:w="2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5E5E5"/>
            <w:tcMar>
              <w:left w:w="93" w:type="dxa"/>
            </w:tcMar>
          </w:tcPr>
          <w:p w14:paraId="4165A9DF" w14:textId="77777777" w:rsidR="0054584C" w:rsidRPr="00253559" w:rsidRDefault="00A70E4B">
            <w:pPr>
              <w:spacing w:line="240" w:lineRule="auto"/>
              <w:rPr>
                <w:rFonts w:ascii="Times New Roman" w:hAnsi="Times New Roman"/>
              </w:rPr>
            </w:pPr>
            <w:r w:rsidRPr="00253559">
              <w:rPr>
                <w:rFonts w:ascii="Times New Roman" w:hAnsi="Times New Roman"/>
              </w:rPr>
              <w:t>X</w:t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5E5E5"/>
            <w:tcMar>
              <w:left w:w="93" w:type="dxa"/>
            </w:tcMar>
          </w:tcPr>
          <w:p w14:paraId="7432A6C7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5635072B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4B60E598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5F54E46A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56CB9B6F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5C16E4DD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7556CF91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</w:tr>
      <w:tr w:rsidR="0054584C" w:rsidRPr="00253559" w14:paraId="694EA2A5" w14:textId="77777777">
        <w:trPr>
          <w:jc w:val="center"/>
        </w:trPr>
        <w:tc>
          <w:tcPr>
            <w:tcW w:w="53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483578F8" w14:textId="77777777" w:rsidR="0054584C" w:rsidRPr="00253559" w:rsidRDefault="00A70E4B">
            <w:pPr>
              <w:spacing w:line="240" w:lineRule="auto"/>
              <w:rPr>
                <w:rFonts w:ascii="Times New Roman" w:hAnsi="Times New Roman"/>
              </w:rPr>
            </w:pPr>
            <w:r w:rsidRPr="00253559">
              <w:rPr>
                <w:rFonts w:ascii="Times New Roman" w:hAnsi="Times New Roman"/>
              </w:rPr>
              <w:t xml:space="preserve">Correção de Documento </w:t>
            </w: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466EA18D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1D3887CD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1CBE7454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51817E7A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6FDDDE7E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2DAD6F40" w14:textId="77777777" w:rsidR="0054584C" w:rsidRPr="00253559" w:rsidRDefault="00A70E4B">
            <w:pPr>
              <w:spacing w:line="240" w:lineRule="auto"/>
              <w:rPr>
                <w:rFonts w:ascii="Times New Roman" w:hAnsi="Times New Roman"/>
              </w:rPr>
            </w:pPr>
            <w:r w:rsidRPr="00253559">
              <w:rPr>
                <w:rFonts w:ascii="Times New Roman" w:hAnsi="Times New Roman"/>
              </w:rPr>
              <w:t>X</w:t>
            </w:r>
          </w:p>
        </w:tc>
        <w:tc>
          <w:tcPr>
            <w:tcW w:w="28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7191BE3E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7F3C421C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45C13A76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20EC9850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2F9BE791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0B0F697D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</w:tr>
      <w:tr w:rsidR="0054584C" w:rsidRPr="00253559" w14:paraId="4EDB3D77" w14:textId="77777777">
        <w:trPr>
          <w:jc w:val="center"/>
        </w:trPr>
        <w:tc>
          <w:tcPr>
            <w:tcW w:w="53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08C283AA" w14:textId="7F587C74" w:rsidR="0054584C" w:rsidRPr="00253559" w:rsidRDefault="00690976">
            <w:pPr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Projeto </w:t>
            </w:r>
            <w:r w:rsidR="00A70E4B" w:rsidRPr="00253559">
              <w:rPr>
                <w:rFonts w:ascii="Times New Roman" w:hAnsi="Times New Roman"/>
              </w:rPr>
              <w:t>II (DD, MER)</w:t>
            </w: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2941BD91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5A122EFA" w14:textId="77777777" w:rsidR="0054584C" w:rsidRPr="00253559" w:rsidRDefault="00A70E4B">
            <w:pPr>
              <w:spacing w:line="240" w:lineRule="auto"/>
              <w:rPr>
                <w:rFonts w:ascii="Times New Roman" w:hAnsi="Times New Roman"/>
              </w:rPr>
            </w:pPr>
            <w:r w:rsidRPr="00253559">
              <w:rPr>
                <w:rFonts w:ascii="Times New Roman" w:hAnsi="Times New Roman"/>
              </w:rPr>
              <w:t>X</w:t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06A11BB8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6DB10EB9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3C8EC7D8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4C956E07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1BAAE41A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05FD7FF5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69228A8E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6D2A5E66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0D744FB7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4222DF3F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</w:tr>
      <w:tr w:rsidR="0054584C" w:rsidRPr="00253559" w14:paraId="39A292A8" w14:textId="77777777">
        <w:trPr>
          <w:jc w:val="center"/>
        </w:trPr>
        <w:tc>
          <w:tcPr>
            <w:tcW w:w="53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4BD1E64E" w14:textId="77777777" w:rsidR="0054584C" w:rsidRPr="00253559" w:rsidRDefault="00A70E4B">
            <w:pPr>
              <w:spacing w:line="240" w:lineRule="auto"/>
              <w:rPr>
                <w:rFonts w:ascii="Times New Roman" w:hAnsi="Times New Roman"/>
              </w:rPr>
            </w:pPr>
            <w:r w:rsidRPr="00253559">
              <w:rPr>
                <w:rFonts w:ascii="Times New Roman" w:hAnsi="Times New Roman"/>
              </w:rPr>
              <w:t>Desenvolvimento de Cadastros, consultas e Relatórios Cadastrais</w:t>
            </w: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4E7D23A3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31CD143C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238E0A7B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1B34CB81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536FDDE4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05A05F5B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7476CC45" w14:textId="77777777" w:rsidR="0054584C" w:rsidRPr="00253559" w:rsidRDefault="00A70E4B">
            <w:pPr>
              <w:spacing w:line="240" w:lineRule="auto"/>
              <w:rPr>
                <w:rFonts w:ascii="Times New Roman" w:hAnsi="Times New Roman"/>
              </w:rPr>
            </w:pPr>
            <w:r w:rsidRPr="00253559">
              <w:rPr>
                <w:rFonts w:ascii="Times New Roman" w:hAnsi="Times New Roman"/>
              </w:rPr>
              <w:t>X</w:t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0C876556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414747DE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669CEF41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2D938820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0FDA029A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</w:tr>
      <w:tr w:rsidR="0054584C" w:rsidRPr="00253559" w14:paraId="0BFF0B4D" w14:textId="77777777">
        <w:trPr>
          <w:jc w:val="center"/>
        </w:trPr>
        <w:tc>
          <w:tcPr>
            <w:tcW w:w="53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2CE1002A" w14:textId="77777777" w:rsidR="0054584C" w:rsidRPr="00253559" w:rsidRDefault="00A70E4B">
            <w:pPr>
              <w:spacing w:line="240" w:lineRule="auto"/>
              <w:rPr>
                <w:rFonts w:ascii="Times New Roman" w:hAnsi="Times New Roman"/>
              </w:rPr>
            </w:pPr>
            <w:r w:rsidRPr="00253559">
              <w:rPr>
                <w:rFonts w:ascii="Times New Roman" w:hAnsi="Times New Roman"/>
              </w:rPr>
              <w:t>Documento Monográfico Final</w:t>
            </w: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4ED00986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1E0A3159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0813EABE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7F213278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379A0F52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2C4A7BA8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40769EB8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21B3C5A6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08B22BC1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3645324D" w14:textId="77777777" w:rsidR="0054584C" w:rsidRPr="00253559" w:rsidRDefault="00A70E4B">
            <w:pPr>
              <w:spacing w:line="240" w:lineRule="auto"/>
              <w:rPr>
                <w:rFonts w:ascii="Times New Roman" w:hAnsi="Times New Roman"/>
              </w:rPr>
            </w:pPr>
            <w:r w:rsidRPr="00253559">
              <w:rPr>
                <w:rFonts w:ascii="Times New Roman" w:hAnsi="Times New Roman"/>
              </w:rPr>
              <w:t>X</w:t>
            </w: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17A78DBD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11F5565E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</w:tr>
      <w:tr w:rsidR="0054584C" w:rsidRPr="00253559" w14:paraId="0C57D37D" w14:textId="77777777">
        <w:trPr>
          <w:jc w:val="center"/>
        </w:trPr>
        <w:tc>
          <w:tcPr>
            <w:tcW w:w="53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52613076" w14:textId="77777777" w:rsidR="0054584C" w:rsidRPr="00253559" w:rsidRDefault="00A70E4B">
            <w:pPr>
              <w:spacing w:line="240" w:lineRule="auto"/>
              <w:rPr>
                <w:rFonts w:ascii="Times New Roman" w:hAnsi="Times New Roman"/>
              </w:rPr>
            </w:pPr>
            <w:r w:rsidRPr="00253559">
              <w:rPr>
                <w:rFonts w:ascii="Times New Roman" w:hAnsi="Times New Roman"/>
              </w:rPr>
              <w:t xml:space="preserve">Correção de Documento </w:t>
            </w: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758CEE23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3A98BBA9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1064217B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6C65326A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014BF855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5A82970A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5EE94362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35CAE95C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44673155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45DC6B96" w14:textId="77777777" w:rsidR="0054584C" w:rsidRPr="00253559" w:rsidRDefault="00A70E4B">
            <w:pPr>
              <w:spacing w:line="240" w:lineRule="auto"/>
              <w:rPr>
                <w:rFonts w:ascii="Times New Roman" w:hAnsi="Times New Roman"/>
              </w:rPr>
            </w:pPr>
            <w:r w:rsidRPr="00253559">
              <w:rPr>
                <w:rFonts w:ascii="Times New Roman" w:hAnsi="Times New Roman"/>
              </w:rPr>
              <w:t>X</w:t>
            </w: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34182DF0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1EA71EDD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</w:tr>
      <w:tr w:rsidR="0054584C" w:rsidRPr="00253559" w14:paraId="7E762DAC" w14:textId="77777777">
        <w:trPr>
          <w:jc w:val="center"/>
        </w:trPr>
        <w:tc>
          <w:tcPr>
            <w:tcW w:w="53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205915AA" w14:textId="77777777" w:rsidR="0054584C" w:rsidRPr="00253559" w:rsidRDefault="00A70E4B">
            <w:pPr>
              <w:spacing w:line="240" w:lineRule="auto"/>
              <w:rPr>
                <w:rFonts w:ascii="Times New Roman" w:hAnsi="Times New Roman"/>
              </w:rPr>
            </w:pPr>
            <w:r w:rsidRPr="00253559">
              <w:rPr>
                <w:rFonts w:ascii="Times New Roman" w:hAnsi="Times New Roman"/>
              </w:rPr>
              <w:t>Implementação Final</w:t>
            </w: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14A0D787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7979156E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3538106D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42DAFBFD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6602034E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7645C4D6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6D9D4F75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46FE3650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217669D0" w14:textId="77777777" w:rsidR="0054584C" w:rsidRPr="00253559" w:rsidRDefault="00A70E4B">
            <w:pPr>
              <w:spacing w:line="240" w:lineRule="auto"/>
              <w:rPr>
                <w:rFonts w:ascii="Times New Roman" w:hAnsi="Times New Roman"/>
              </w:rPr>
            </w:pPr>
            <w:r w:rsidRPr="00253559">
              <w:rPr>
                <w:rFonts w:ascii="Times New Roman" w:hAnsi="Times New Roman"/>
              </w:rPr>
              <w:t>X</w:t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56C626BB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0AC8A96E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4F189E1A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</w:tr>
      <w:tr w:rsidR="0054584C" w:rsidRPr="00253559" w14:paraId="1D51F64D" w14:textId="77777777">
        <w:trPr>
          <w:jc w:val="center"/>
        </w:trPr>
        <w:tc>
          <w:tcPr>
            <w:tcW w:w="53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16C324B6" w14:textId="77777777" w:rsidR="0054584C" w:rsidRPr="00253559" w:rsidRDefault="00A70E4B">
            <w:pPr>
              <w:spacing w:line="240" w:lineRule="auto"/>
              <w:rPr>
                <w:rFonts w:ascii="Times New Roman" w:hAnsi="Times New Roman"/>
              </w:rPr>
            </w:pPr>
            <w:r w:rsidRPr="00253559">
              <w:rPr>
                <w:rFonts w:ascii="Times New Roman" w:hAnsi="Times New Roman"/>
              </w:rPr>
              <w:t>Testes</w:t>
            </w: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57640C18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3430D47A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50542B67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4811FB83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74EABC69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6C4AF098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11FCD927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2C23703B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669550B6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094648B0" w14:textId="77777777" w:rsidR="0054584C" w:rsidRPr="00253559" w:rsidRDefault="00A70E4B">
            <w:pPr>
              <w:spacing w:line="240" w:lineRule="auto"/>
              <w:rPr>
                <w:rFonts w:ascii="Times New Roman" w:hAnsi="Times New Roman"/>
              </w:rPr>
            </w:pPr>
            <w:r w:rsidRPr="00253559">
              <w:rPr>
                <w:rFonts w:ascii="Times New Roman" w:hAnsi="Times New Roman"/>
              </w:rPr>
              <w:t>X</w:t>
            </w: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685F30FF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26E79528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</w:tr>
      <w:tr w:rsidR="0054584C" w:rsidRPr="00253559" w14:paraId="6A64E648" w14:textId="77777777">
        <w:trPr>
          <w:jc w:val="center"/>
        </w:trPr>
        <w:tc>
          <w:tcPr>
            <w:tcW w:w="53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6C62A87C" w14:textId="77777777" w:rsidR="0054584C" w:rsidRPr="00253559" w:rsidRDefault="00A70E4B">
            <w:pPr>
              <w:spacing w:line="240" w:lineRule="auto"/>
              <w:rPr>
                <w:rFonts w:ascii="Times New Roman" w:hAnsi="Times New Roman"/>
              </w:rPr>
            </w:pPr>
            <w:r w:rsidRPr="00253559">
              <w:rPr>
                <w:rFonts w:ascii="Times New Roman" w:hAnsi="Times New Roman"/>
              </w:rPr>
              <w:t>Implantação</w:t>
            </w: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1FE685F3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69AD7A24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3F33A021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3A92DECA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2F79CC31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6E9B4159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5526F375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5256C0B8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652C3E4A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6D5E88DA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5EB50995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623D72AB" w14:textId="77777777" w:rsidR="0054584C" w:rsidRPr="00253559" w:rsidRDefault="00A70E4B">
            <w:pPr>
              <w:spacing w:line="240" w:lineRule="auto"/>
              <w:rPr>
                <w:rFonts w:ascii="Times New Roman" w:hAnsi="Times New Roman"/>
              </w:rPr>
            </w:pPr>
            <w:r w:rsidRPr="00253559">
              <w:rPr>
                <w:rFonts w:ascii="Times New Roman" w:hAnsi="Times New Roman"/>
              </w:rPr>
              <w:t>X</w:t>
            </w:r>
          </w:p>
        </w:tc>
      </w:tr>
      <w:tr w:rsidR="0054584C" w:rsidRPr="00253559" w14:paraId="7DDDBEEE" w14:textId="77777777">
        <w:trPr>
          <w:jc w:val="center"/>
        </w:trPr>
        <w:tc>
          <w:tcPr>
            <w:tcW w:w="53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3BE34208" w14:textId="77777777" w:rsidR="0054584C" w:rsidRPr="00253559" w:rsidRDefault="00A70E4B">
            <w:pPr>
              <w:spacing w:line="240" w:lineRule="auto"/>
              <w:rPr>
                <w:rFonts w:ascii="Times New Roman" w:hAnsi="Times New Roman"/>
              </w:rPr>
            </w:pPr>
            <w:r w:rsidRPr="00253559">
              <w:rPr>
                <w:rFonts w:ascii="Times New Roman" w:hAnsi="Times New Roman"/>
              </w:rPr>
              <w:t>Resultados</w:t>
            </w: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1868F9A3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0E3D95B2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6BA478F8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1FC1C1D9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67367021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2E789B13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63E1EFC2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6DB7C6BB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3E4FEB4B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1B0283BA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4A842420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4A6ACA3F" w14:textId="77777777" w:rsidR="0054584C" w:rsidRPr="00253559" w:rsidRDefault="00A70E4B">
            <w:pPr>
              <w:spacing w:line="240" w:lineRule="auto"/>
              <w:rPr>
                <w:rFonts w:ascii="Times New Roman" w:hAnsi="Times New Roman"/>
              </w:rPr>
            </w:pPr>
            <w:r w:rsidRPr="00253559">
              <w:rPr>
                <w:rFonts w:ascii="Times New Roman" w:hAnsi="Times New Roman"/>
              </w:rPr>
              <w:t>X</w:t>
            </w:r>
          </w:p>
        </w:tc>
      </w:tr>
      <w:tr w:rsidR="0054584C" w:rsidRPr="00253559" w14:paraId="2D2143CA" w14:textId="77777777">
        <w:trPr>
          <w:jc w:val="center"/>
        </w:trPr>
        <w:tc>
          <w:tcPr>
            <w:tcW w:w="53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3EF2ADD1" w14:textId="77777777" w:rsidR="0054584C" w:rsidRPr="00253559" w:rsidRDefault="00A70E4B">
            <w:pPr>
              <w:spacing w:line="240" w:lineRule="auto"/>
              <w:rPr>
                <w:rFonts w:ascii="Times New Roman" w:hAnsi="Times New Roman"/>
              </w:rPr>
            </w:pPr>
            <w:r w:rsidRPr="00253559">
              <w:rPr>
                <w:rFonts w:ascii="Times New Roman" w:hAnsi="Times New Roman"/>
              </w:rPr>
              <w:t>Documentação Monográfica Final</w:t>
            </w: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7F03006A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3133EC61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3000011B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0B3747AC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62C5434F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44B425E2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4E1E366D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781ADFF1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3A0E136B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490BB4E1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612700BD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30544D2B" w14:textId="77777777" w:rsidR="0054584C" w:rsidRPr="00253559" w:rsidRDefault="00A70E4B">
            <w:pPr>
              <w:spacing w:line="240" w:lineRule="auto"/>
              <w:rPr>
                <w:rFonts w:ascii="Times New Roman" w:hAnsi="Times New Roman"/>
              </w:rPr>
            </w:pPr>
            <w:r w:rsidRPr="00253559">
              <w:rPr>
                <w:rFonts w:ascii="Times New Roman" w:hAnsi="Times New Roman"/>
              </w:rPr>
              <w:t>X</w:t>
            </w:r>
          </w:p>
        </w:tc>
      </w:tr>
    </w:tbl>
    <w:p w14:paraId="7AC7A5E5" w14:textId="77777777" w:rsidR="00686745" w:rsidRDefault="00686745" w:rsidP="0001370A">
      <w:pPr>
        <w:pStyle w:val="Seo1"/>
        <w:outlineLvl w:val="9"/>
        <w:rPr>
          <w:ins w:id="146" w:author="Douglas Junior" w:date="2015-06-17T21:24:00Z"/>
          <w:rStyle w:val="Ttulo1Char"/>
          <w:b/>
          <w:bCs/>
        </w:rPr>
      </w:pPr>
      <w:bookmarkStart w:id="147" w:name="_Toc411358283"/>
      <w:bookmarkStart w:id="148" w:name="_Toc296344306"/>
      <w:bookmarkEnd w:id="147"/>
      <w:bookmarkEnd w:id="148"/>
    </w:p>
    <w:p w14:paraId="27B1B3EB" w14:textId="5715F3A8" w:rsidR="00686745" w:rsidRDefault="00686745" w:rsidP="00686745">
      <w:pPr>
        <w:pStyle w:val="Seo1"/>
        <w:outlineLvl w:val="9"/>
        <w:rPr>
          <w:ins w:id="149" w:author="Douglas Junior" w:date="2015-06-17T21:24:00Z"/>
          <w:rStyle w:val="Ttulo1Char"/>
          <w:b/>
          <w:bCs/>
        </w:rPr>
      </w:pPr>
      <w:ins w:id="150" w:author="Douglas Junior" w:date="2015-06-17T21:24:00Z">
        <w:r>
          <w:rPr>
            <w:rStyle w:val="Ttulo1Char"/>
            <w:b/>
            <w:bCs/>
          </w:rPr>
          <w:br w:type="page"/>
        </w:r>
      </w:ins>
    </w:p>
    <w:p w14:paraId="703255B3" w14:textId="77777777" w:rsidR="0054584C" w:rsidRPr="00253559" w:rsidRDefault="00A70E4B">
      <w:pPr>
        <w:pStyle w:val="Seo1"/>
        <w:numPr>
          <w:ilvl w:val="0"/>
          <w:numId w:val="1"/>
        </w:numPr>
        <w:rPr>
          <w:rStyle w:val="Ttulo1Char"/>
          <w:b/>
          <w:bCs/>
        </w:rPr>
        <w:pPrChange w:id="151" w:author="Douglas Junior" w:date="2015-06-17T21:32:00Z">
          <w:pPr>
            <w:pStyle w:val="Seo1"/>
            <w:numPr>
              <w:numId w:val="51"/>
            </w:numPr>
            <w:ind w:left="360" w:hanging="360"/>
          </w:pPr>
        </w:pPrChange>
      </w:pPr>
      <w:bookmarkStart w:id="152" w:name="_Toc422418739"/>
      <w:r w:rsidRPr="00253559">
        <w:rPr>
          <w:rStyle w:val="Ttulo1Char"/>
          <w:b/>
          <w:bCs/>
        </w:rPr>
        <w:lastRenderedPageBreak/>
        <w:t>CONCLUSÃO</w:t>
      </w:r>
      <w:bookmarkEnd w:id="152"/>
    </w:p>
    <w:p w14:paraId="560EB281" w14:textId="77777777" w:rsidR="0054584C" w:rsidRPr="00253559" w:rsidRDefault="00A70E4B">
      <w:r w:rsidRPr="00253559">
        <w:tab/>
        <w:t xml:space="preserve">O trabalho apresentado vai suprir inicialmente as necessidades de organização e facilitar no dia a dia de empresas e funcionários responsáveis pela produção e entrega do pedido. Este problema foi resolvido basicamente com os recursos de localização automática e montagem da rota para entrega dos pedido. Outra questão interessante é a facilidade que se tem utilizando o aplicativo para realizar os pedidos a domicílio. </w:t>
      </w:r>
    </w:p>
    <w:p w14:paraId="0CE2F015" w14:textId="2AAFC855" w:rsidR="0054584C" w:rsidRDefault="00A70E4B">
      <w:r w:rsidRPr="00253559">
        <w:tab/>
        <w:t>Após a conclusão do mesmo, no</w:t>
      </w:r>
      <w:r w:rsidR="0001370A">
        <w:t xml:space="preserve">vos recursos serão adicionados </w:t>
      </w:r>
      <w:r w:rsidRPr="00253559">
        <w:t>para aprimorar e resolver futuros problemas que venham a surgir. Tais recursos dependem da aceitação e precisão dos envolvidos em oferecer soluções criativas e eficientes para seus clientes.</w:t>
      </w:r>
    </w:p>
    <w:p w14:paraId="5832CE7F" w14:textId="3028C7B6" w:rsidR="00221A73" w:rsidRDefault="00084C1A" w:rsidP="00221A73">
      <w:pPr>
        <w:ind w:firstLine="708"/>
        <w:rPr>
          <w:ins w:id="153" w:author="Douglas Junior" w:date="2015-06-17T21:25:00Z"/>
        </w:rPr>
      </w:pPr>
      <w:r>
        <w:t>As funcionalidade de controle de caixa e estoque não estão disponíveis nesta primeira versão do sistema, estes módulos podem ser desenvolvidos posteriormente, podendo inclusive trabalhar em conjunto, importando e exportando dados com outros sistemas de controle interno utilizado na empresa que estejam disponíveis no mercado.</w:t>
      </w:r>
    </w:p>
    <w:p w14:paraId="5F7733C2" w14:textId="369F59E1" w:rsidR="00166135" w:rsidRDefault="00166135">
      <w:pPr>
        <w:rPr>
          <w:ins w:id="154" w:author="Douglas Junior" w:date="2015-06-17T21:25:00Z"/>
        </w:rPr>
      </w:pPr>
      <w:ins w:id="155" w:author="Douglas Junior" w:date="2015-06-17T21:25:00Z">
        <w:r>
          <w:br w:type="page"/>
        </w:r>
      </w:ins>
    </w:p>
    <w:p w14:paraId="79AC3F3A" w14:textId="231F1759" w:rsidR="00423C82" w:rsidRPr="00747325" w:rsidRDefault="00A70E4B" w:rsidP="00747325">
      <w:pPr>
        <w:pStyle w:val="Ttulo1"/>
        <w:rPr>
          <w:bCs w:val="0"/>
        </w:rPr>
      </w:pPr>
      <w:bookmarkStart w:id="156" w:name="_Toc4113582841"/>
      <w:bookmarkStart w:id="157" w:name="_Toc2963443071"/>
      <w:bookmarkStart w:id="158" w:name="_Toc422418740"/>
      <w:bookmarkEnd w:id="156"/>
      <w:bookmarkEnd w:id="157"/>
      <w:r w:rsidRPr="00166135">
        <w:rPr>
          <w:rStyle w:val="Ttulo1Char"/>
          <w:b/>
        </w:rPr>
        <w:lastRenderedPageBreak/>
        <w:t>GLOSSÁRIO</w:t>
      </w:r>
      <w:bookmarkEnd w:id="158"/>
    </w:p>
    <w:p w14:paraId="6145D674" w14:textId="77777777" w:rsidR="0054584C" w:rsidRPr="006F76B1" w:rsidRDefault="00A70E4B" w:rsidP="00423C82">
      <w:pPr>
        <w:ind w:firstLine="708"/>
      </w:pPr>
      <w:r w:rsidRPr="006F76B1">
        <w:rPr>
          <w:b/>
        </w:rPr>
        <w:t>Software</w:t>
      </w:r>
      <w:r w:rsidRPr="006F76B1">
        <w:t xml:space="preserve"> –</w:t>
      </w:r>
      <w:r w:rsidRPr="00253559">
        <w:rPr>
          <w:rStyle w:val="Ttulo1Char"/>
          <w:b w:val="0"/>
          <w:bCs w:val="0"/>
          <w:sz w:val="24"/>
          <w:szCs w:val="24"/>
          <w:shd w:val="clear" w:color="auto" w:fill="FFFFFF"/>
        </w:rPr>
        <w:t xml:space="preserve"> </w:t>
      </w:r>
      <w:r w:rsidRPr="006F76B1">
        <w:t>É um conjunto de instruções a serem executadas para que determinada tarefa seja concluída. Qualquer programa ou grupo de programas que instrui o Hardware sobre a maneira de como ele deve executar uma tarefa, inclusive sistemas operacionais, processadores de texto de programas de aplicação.</w:t>
      </w:r>
    </w:p>
    <w:p w14:paraId="3D9D6EC0" w14:textId="77777777" w:rsidR="00732D02" w:rsidRPr="00253559" w:rsidRDefault="00732D02" w:rsidP="00423C82">
      <w:pPr>
        <w:rPr>
          <w:rStyle w:val="Ttulo1Char"/>
          <w:b w:val="0"/>
          <w:bCs w:val="0"/>
          <w:sz w:val="24"/>
          <w:szCs w:val="24"/>
          <w:shd w:val="clear" w:color="auto" w:fill="FFFFFF"/>
        </w:rPr>
      </w:pPr>
    </w:p>
    <w:p w14:paraId="1C6C5296" w14:textId="77777777" w:rsidR="00A93D18" w:rsidRPr="00C50915" w:rsidRDefault="00A70E4B" w:rsidP="00423C82">
      <w:pPr>
        <w:ind w:firstLine="708"/>
      </w:pPr>
      <w:r w:rsidRPr="00C50915">
        <w:rPr>
          <w:b/>
        </w:rPr>
        <w:t>WebService</w:t>
      </w:r>
      <w:r w:rsidRPr="00C50915">
        <w:t xml:space="preserve"> –</w:t>
      </w:r>
      <w:r w:rsidRPr="00253559">
        <w:rPr>
          <w:rStyle w:val="Ttulo1Char"/>
          <w:b w:val="0"/>
          <w:bCs w:val="0"/>
          <w:sz w:val="24"/>
          <w:szCs w:val="24"/>
          <w:shd w:val="clear" w:color="auto" w:fill="FFFFFF"/>
        </w:rPr>
        <w:t xml:space="preserve"> </w:t>
      </w:r>
      <w:r w:rsidRPr="00C50915">
        <w:t>É um conceito utilizado para definir um programa que serve para fornecedor de informações para outro programa, é este que quando requisitado pelo cliente manda as informações e comandos disponíveis para serem executados.</w:t>
      </w:r>
    </w:p>
    <w:p w14:paraId="5BAEA194" w14:textId="77777777" w:rsidR="00732D02" w:rsidRDefault="00732D02" w:rsidP="00423C82">
      <w:pPr>
        <w:rPr>
          <w:rStyle w:val="Ttulo1Char"/>
          <w:b w:val="0"/>
          <w:bCs w:val="0"/>
          <w:sz w:val="24"/>
          <w:szCs w:val="24"/>
          <w:shd w:val="clear" w:color="auto" w:fill="FFFFFF"/>
        </w:rPr>
      </w:pPr>
    </w:p>
    <w:p w14:paraId="7B04BE11" w14:textId="02A90935" w:rsidR="00166135" w:rsidRPr="00E72D45" w:rsidRDefault="00A70E4B" w:rsidP="00423C82">
      <w:pPr>
        <w:ind w:firstLine="708"/>
      </w:pPr>
      <w:r w:rsidRPr="00E72D45">
        <w:rPr>
          <w:b/>
        </w:rPr>
        <w:t>MVC</w:t>
      </w:r>
      <w:r w:rsidRPr="00E72D45">
        <w:t xml:space="preserve"> –</w:t>
      </w:r>
      <w:r w:rsidRPr="00253559">
        <w:rPr>
          <w:rStyle w:val="Ttulo1Char"/>
          <w:b w:val="0"/>
          <w:bCs w:val="0"/>
          <w:sz w:val="24"/>
          <w:szCs w:val="24"/>
          <w:shd w:val="clear" w:color="auto" w:fill="FFFFFF"/>
        </w:rPr>
        <w:t xml:space="preserve"> </w:t>
      </w:r>
      <w:r w:rsidRPr="00E72D45">
        <w:t>Movel, View, Controller, ou (MVC) é uma arquitetura de software que tem como objetivo separar as lógicas do projeto em três partes. Model, contendo a regra de negócio, cálculos, condições e acesso à informações que o software precisa. View, é a apresentação na qual o usuário interage, são as telas, campos e botões pertencentes a tela do usuário. Controller, é o responsável pela intermediação das View e Models, é quem faz a coleta, envio e recebimento dos dados necessários durante toda a aplicação.</w:t>
      </w:r>
    </w:p>
    <w:p w14:paraId="3F82C1BC" w14:textId="77777777" w:rsidR="004D4459" w:rsidRDefault="004D4459" w:rsidP="00423C82">
      <w:pPr>
        <w:rPr>
          <w:rStyle w:val="Ttulo1Char"/>
          <w:b w:val="0"/>
          <w:bCs w:val="0"/>
          <w:sz w:val="24"/>
          <w:szCs w:val="24"/>
          <w:shd w:val="clear" w:color="auto" w:fill="FFFFFF"/>
        </w:rPr>
      </w:pPr>
    </w:p>
    <w:p w14:paraId="164F199F" w14:textId="7CB83C9A" w:rsidR="004D4459" w:rsidRPr="00232CB6" w:rsidRDefault="004D4459" w:rsidP="00423C82">
      <w:pPr>
        <w:ind w:firstLine="708"/>
      </w:pPr>
      <w:r w:rsidRPr="00232CB6">
        <w:rPr>
          <w:b/>
        </w:rPr>
        <w:t>HTTP</w:t>
      </w:r>
      <w:r w:rsidRPr="00232CB6">
        <w:t xml:space="preserve"> </w:t>
      </w:r>
      <w:r w:rsidR="001A0804" w:rsidRPr="00232CB6">
        <w:t>–</w:t>
      </w:r>
      <w:r>
        <w:rPr>
          <w:rStyle w:val="Ttulo1Char"/>
          <w:b w:val="0"/>
          <w:bCs w:val="0"/>
          <w:sz w:val="24"/>
          <w:szCs w:val="24"/>
          <w:shd w:val="clear" w:color="auto" w:fill="FFFFFF"/>
        </w:rPr>
        <w:t xml:space="preserve"> </w:t>
      </w:r>
      <w:r w:rsidRPr="00232CB6">
        <w:t>É</w:t>
      </w:r>
      <w:r w:rsidR="001A0804" w:rsidRPr="00232CB6">
        <w:t xml:space="preserve"> o protocolo no qual rege toda a comunicação do aplicativo com o WebService, é um protocolo para transferência de texto utilizado na maioria das páginas web e comunicação entre softwares. A transferência utilizando este protocolo não tem estado, ou seja toda requisição morre ao final do processo.</w:t>
      </w:r>
    </w:p>
    <w:p w14:paraId="6377C7EC" w14:textId="77777777" w:rsidR="00177370" w:rsidRDefault="00177370" w:rsidP="00423C82">
      <w:pPr>
        <w:rPr>
          <w:rStyle w:val="Ttulo1Char"/>
          <w:b w:val="0"/>
          <w:bCs w:val="0"/>
          <w:sz w:val="24"/>
          <w:szCs w:val="24"/>
          <w:shd w:val="clear" w:color="auto" w:fill="FFFFFF"/>
        </w:rPr>
      </w:pPr>
    </w:p>
    <w:p w14:paraId="0538EEF4" w14:textId="497B8984" w:rsidR="00E13B09" w:rsidRDefault="00177370" w:rsidP="00423C82">
      <w:pPr>
        <w:ind w:firstLine="708"/>
        <w:rPr>
          <w:rStyle w:val="Ttulo1Char"/>
          <w:b w:val="0"/>
          <w:bCs w:val="0"/>
          <w:sz w:val="24"/>
          <w:szCs w:val="24"/>
          <w:shd w:val="clear" w:color="auto" w:fill="FFFFFF"/>
        </w:rPr>
      </w:pPr>
      <w:r w:rsidRPr="00077491">
        <w:rPr>
          <w:b/>
        </w:rPr>
        <w:t>JSON</w:t>
      </w:r>
      <w:r w:rsidRPr="00077491">
        <w:t xml:space="preserve"> –</w:t>
      </w:r>
      <w:r>
        <w:rPr>
          <w:rStyle w:val="Ttulo1Char"/>
          <w:b w:val="0"/>
          <w:bCs w:val="0"/>
          <w:sz w:val="24"/>
          <w:szCs w:val="24"/>
          <w:shd w:val="clear" w:color="auto" w:fill="FFFFFF"/>
        </w:rPr>
        <w:t xml:space="preserve"> </w:t>
      </w:r>
      <w:r w:rsidRPr="00077491">
        <w:t>É um formato de representação textual que não dep</w:t>
      </w:r>
      <w:r w:rsidR="00480D0D" w:rsidRPr="00077491">
        <w:t>ende da implementação do sistema</w:t>
      </w:r>
      <w:r w:rsidR="00830023" w:rsidRPr="00077491">
        <w:t xml:space="preserve"> que será utilizada para transmissão</w:t>
      </w:r>
      <w:r w:rsidR="00480D0D" w:rsidRPr="00077491">
        <w:t>,</w:t>
      </w:r>
      <w:r w:rsidR="00830023" w:rsidRPr="00077491">
        <w:t xml:space="preserve"> e recepção de dados através do aplicativo e servidor web</w:t>
      </w:r>
      <w:r w:rsidR="00480D0D" w:rsidRPr="00077491">
        <w:t>,</w:t>
      </w:r>
      <w:r w:rsidRPr="00077491">
        <w:t xml:space="preserve"> pois utiliza convenções que são familiares a linguagens C e derivadas.</w:t>
      </w:r>
    </w:p>
    <w:p w14:paraId="109BF10F" w14:textId="6B45E8F5" w:rsidR="00166135" w:rsidRDefault="00E13B09" w:rsidP="00E13B09">
      <w:pPr>
        <w:suppressAutoHyphens w:val="0"/>
        <w:spacing w:line="240" w:lineRule="auto"/>
        <w:jc w:val="left"/>
        <w:rPr>
          <w:ins w:id="159" w:author="Douglas Junior" w:date="2015-06-17T21:25:00Z"/>
          <w:rStyle w:val="Ttulo1Char"/>
          <w:b w:val="0"/>
          <w:bCs w:val="0"/>
          <w:sz w:val="24"/>
          <w:szCs w:val="24"/>
          <w:shd w:val="clear" w:color="auto" w:fill="FFFFFF"/>
        </w:rPr>
      </w:pPr>
      <w:r>
        <w:rPr>
          <w:rStyle w:val="Ttulo1Char"/>
          <w:b w:val="0"/>
          <w:bCs w:val="0"/>
          <w:sz w:val="24"/>
          <w:szCs w:val="24"/>
          <w:shd w:val="clear" w:color="auto" w:fill="FFFFFF"/>
        </w:rPr>
        <w:br w:type="page"/>
      </w:r>
    </w:p>
    <w:p w14:paraId="778D2514" w14:textId="2E8A9E5D" w:rsidR="00166135" w:rsidRPr="00747152" w:rsidDel="00166135" w:rsidRDefault="00166135">
      <w:pPr>
        <w:spacing w:before="360" w:after="360"/>
        <w:rPr>
          <w:del w:id="160" w:author="Douglas Junior" w:date="2015-06-17T21:25:00Z"/>
          <w:rStyle w:val="Ttulo1Char"/>
          <w:bCs w:val="0"/>
          <w:sz w:val="24"/>
          <w:szCs w:val="24"/>
          <w:shd w:val="clear" w:color="auto" w:fill="FFFFFF"/>
        </w:rPr>
      </w:pPr>
    </w:p>
    <w:p w14:paraId="4E016669" w14:textId="1B1FB10E" w:rsidR="001B482B" w:rsidRPr="001B482B" w:rsidRDefault="00A70E4B" w:rsidP="001B482B">
      <w:pPr>
        <w:pStyle w:val="Ttulo1"/>
        <w:rPr>
          <w:b w:val="0"/>
          <w:bCs w:val="0"/>
        </w:rPr>
      </w:pPr>
      <w:bookmarkStart w:id="161" w:name="_Toc411358285"/>
      <w:bookmarkStart w:id="162" w:name="_Toc296344308"/>
      <w:bookmarkStart w:id="163" w:name="_Toc422418741"/>
      <w:bookmarkEnd w:id="161"/>
      <w:bookmarkEnd w:id="162"/>
      <w:r w:rsidRPr="00166135">
        <w:rPr>
          <w:rStyle w:val="Ttulo1Char"/>
          <w:b/>
        </w:rPr>
        <w:t>REFERÊNCIAS BIBLIOGRÁFICAS</w:t>
      </w:r>
      <w:bookmarkEnd w:id="163"/>
    </w:p>
    <w:p w14:paraId="26C2B944" w14:textId="623530F8" w:rsidR="001B482B" w:rsidRPr="00A179A8" w:rsidRDefault="001B482B" w:rsidP="001B482B">
      <w:pPr>
        <w:jc w:val="left"/>
        <w:rPr>
          <w:sz w:val="22"/>
          <w:szCs w:val="22"/>
        </w:rPr>
      </w:pPr>
      <w:r w:rsidRPr="00A179A8">
        <w:rPr>
          <w:sz w:val="22"/>
          <w:szCs w:val="22"/>
        </w:rPr>
        <w:t xml:space="preserve">Software. Disponível em: </w:t>
      </w:r>
      <w:hyperlink r:id="rId23" w:history="1">
        <w:r w:rsidRPr="0047178C">
          <w:rPr>
            <w:rStyle w:val="Hyperlink"/>
            <w:color w:val="0070C0"/>
            <w:sz w:val="22"/>
            <w:szCs w:val="22"/>
          </w:rPr>
          <w:t>http://michaelis.uol.com.br/moderno/portugues/index.php?lingua=portugues-portugues&amp;palavra=software</w:t>
        </w:r>
      </w:hyperlink>
    </w:p>
    <w:p w14:paraId="001DE990" w14:textId="67420D5A" w:rsidR="00E41239" w:rsidRPr="00A179A8" w:rsidRDefault="001B482B" w:rsidP="005C034A">
      <w:pPr>
        <w:jc w:val="left"/>
        <w:rPr>
          <w:sz w:val="22"/>
          <w:szCs w:val="22"/>
        </w:rPr>
      </w:pPr>
      <w:r w:rsidRPr="00A179A8">
        <w:rPr>
          <w:sz w:val="22"/>
          <w:szCs w:val="22"/>
        </w:rPr>
        <w:t>Acesso em Junho de 2015</w:t>
      </w:r>
    </w:p>
    <w:p w14:paraId="6C071F0B" w14:textId="77777777" w:rsidR="005C034A" w:rsidRDefault="005C034A" w:rsidP="005C034A">
      <w:pPr>
        <w:jc w:val="left"/>
      </w:pPr>
    </w:p>
    <w:p w14:paraId="4DEF32DF" w14:textId="2CE33642" w:rsidR="00E41239" w:rsidRPr="00A179A8" w:rsidRDefault="00E41239" w:rsidP="00E41239">
      <w:pPr>
        <w:jc w:val="left"/>
        <w:rPr>
          <w:sz w:val="22"/>
          <w:szCs w:val="22"/>
        </w:rPr>
      </w:pPr>
      <w:r w:rsidRPr="00A179A8">
        <w:rPr>
          <w:sz w:val="22"/>
          <w:szCs w:val="22"/>
        </w:rPr>
        <w:t xml:space="preserve">Caso de uso.  Disponível em: </w:t>
      </w:r>
      <w:hyperlink r:id="rId24" w:history="1">
        <w:r w:rsidR="001B482B" w:rsidRPr="0047178C">
          <w:rPr>
            <w:rStyle w:val="Hyperlink"/>
            <w:color w:val="0070C0"/>
            <w:sz w:val="22"/>
            <w:szCs w:val="22"/>
          </w:rPr>
          <w:t>http://www.dsc.ufcg.edu.br/~sampaio/cursos/2007.1/Graduacao/SI-II/Uml/diagramas/usecases/usecases.htm</w:t>
        </w:r>
      </w:hyperlink>
    </w:p>
    <w:p w14:paraId="136D3909" w14:textId="098EBC27" w:rsidR="00390036" w:rsidRPr="00A179A8" w:rsidRDefault="00E41239" w:rsidP="00E41239">
      <w:pPr>
        <w:jc w:val="left"/>
        <w:rPr>
          <w:sz w:val="22"/>
          <w:szCs w:val="22"/>
        </w:rPr>
      </w:pPr>
      <w:r w:rsidRPr="00A179A8">
        <w:rPr>
          <w:sz w:val="22"/>
          <w:szCs w:val="22"/>
        </w:rPr>
        <w:t>Acesso em Junho de 15</w:t>
      </w:r>
    </w:p>
    <w:p w14:paraId="7DEB44EB" w14:textId="77777777" w:rsidR="00390036" w:rsidRPr="00A179A8" w:rsidRDefault="00390036" w:rsidP="00E41239">
      <w:pPr>
        <w:jc w:val="left"/>
        <w:rPr>
          <w:sz w:val="22"/>
          <w:szCs w:val="22"/>
        </w:rPr>
      </w:pPr>
    </w:p>
    <w:p w14:paraId="43D4CB81" w14:textId="448CF679" w:rsidR="00390036" w:rsidRPr="0047178C" w:rsidRDefault="00390036" w:rsidP="00E41239">
      <w:pPr>
        <w:jc w:val="left"/>
        <w:rPr>
          <w:color w:val="0070C0"/>
          <w:sz w:val="22"/>
          <w:szCs w:val="22"/>
        </w:rPr>
      </w:pPr>
      <w:r w:rsidRPr="00A179A8">
        <w:rPr>
          <w:sz w:val="22"/>
          <w:szCs w:val="22"/>
        </w:rPr>
        <w:t xml:space="preserve">Diagrama de classe. Disponível em: </w:t>
      </w:r>
      <w:hyperlink r:id="rId25" w:history="1">
        <w:r w:rsidRPr="0047178C">
          <w:rPr>
            <w:rStyle w:val="Hyperlink"/>
            <w:color w:val="0070C0"/>
            <w:sz w:val="22"/>
            <w:szCs w:val="22"/>
          </w:rPr>
          <w:t>http://www.dsc.ufcg.edu.br/~jacques/cursos/map/html/uml/diagramas/classes/classes1.htm</w:t>
        </w:r>
      </w:hyperlink>
    </w:p>
    <w:p w14:paraId="5C698E56" w14:textId="6ED86017" w:rsidR="00390036" w:rsidRPr="00A179A8" w:rsidRDefault="00390036" w:rsidP="00E41239">
      <w:pPr>
        <w:jc w:val="left"/>
        <w:rPr>
          <w:sz w:val="22"/>
          <w:szCs w:val="22"/>
        </w:rPr>
      </w:pPr>
      <w:r w:rsidRPr="00A179A8">
        <w:rPr>
          <w:sz w:val="22"/>
          <w:szCs w:val="22"/>
        </w:rPr>
        <w:t>Acesso em Junho de 2015</w:t>
      </w:r>
    </w:p>
    <w:p w14:paraId="401C99FD" w14:textId="77777777" w:rsidR="00322968" w:rsidRPr="00A179A8" w:rsidRDefault="00322968" w:rsidP="00E41239">
      <w:pPr>
        <w:jc w:val="left"/>
        <w:rPr>
          <w:sz w:val="22"/>
          <w:szCs w:val="22"/>
        </w:rPr>
      </w:pPr>
    </w:p>
    <w:p w14:paraId="23CA5823" w14:textId="77777777" w:rsidR="00322968" w:rsidRPr="00A179A8" w:rsidRDefault="00322968" w:rsidP="00E41239">
      <w:pPr>
        <w:jc w:val="left"/>
        <w:rPr>
          <w:sz w:val="22"/>
          <w:szCs w:val="22"/>
        </w:rPr>
      </w:pPr>
      <w:r w:rsidRPr="00A179A8">
        <w:rPr>
          <w:sz w:val="22"/>
          <w:szCs w:val="22"/>
        </w:rPr>
        <w:t>JSON. Disponível em:</w:t>
      </w:r>
    </w:p>
    <w:p w14:paraId="47CC12DC" w14:textId="6592098F" w:rsidR="00445FE9" w:rsidRPr="0047178C" w:rsidRDefault="00D44A46" w:rsidP="00E41239">
      <w:pPr>
        <w:jc w:val="left"/>
        <w:rPr>
          <w:color w:val="0070C0"/>
          <w:sz w:val="22"/>
          <w:szCs w:val="22"/>
        </w:rPr>
      </w:pPr>
      <w:hyperlink r:id="rId26" w:history="1">
        <w:r w:rsidR="00445FE9" w:rsidRPr="0047178C">
          <w:rPr>
            <w:rStyle w:val="Hyperlink"/>
            <w:color w:val="0070C0"/>
            <w:sz w:val="22"/>
            <w:szCs w:val="22"/>
          </w:rPr>
          <w:t>http://www.json.org/json-pt.html</w:t>
        </w:r>
      </w:hyperlink>
    </w:p>
    <w:p w14:paraId="6FEE8169" w14:textId="44AEAE2C" w:rsidR="00322968" w:rsidRDefault="00322968" w:rsidP="00E41239">
      <w:pPr>
        <w:jc w:val="left"/>
        <w:rPr>
          <w:sz w:val="22"/>
          <w:szCs w:val="22"/>
        </w:rPr>
      </w:pPr>
      <w:r w:rsidRPr="00A179A8">
        <w:rPr>
          <w:sz w:val="22"/>
          <w:szCs w:val="22"/>
        </w:rPr>
        <w:t>Acesso em Junho de 2015</w:t>
      </w:r>
    </w:p>
    <w:p w14:paraId="47FA3ED6" w14:textId="77777777" w:rsidR="00DA01F2" w:rsidRDefault="00DA01F2" w:rsidP="00E41239">
      <w:pPr>
        <w:jc w:val="left"/>
        <w:rPr>
          <w:sz w:val="22"/>
          <w:szCs w:val="22"/>
        </w:rPr>
      </w:pPr>
    </w:p>
    <w:p w14:paraId="7DD6E4C2" w14:textId="1085DBB3" w:rsidR="00DA01F2" w:rsidRDefault="00DA01F2" w:rsidP="00E41239">
      <w:pPr>
        <w:jc w:val="left"/>
        <w:rPr>
          <w:sz w:val="22"/>
          <w:szCs w:val="22"/>
        </w:rPr>
      </w:pPr>
      <w:r>
        <w:rPr>
          <w:sz w:val="22"/>
          <w:szCs w:val="22"/>
        </w:rPr>
        <w:t>iFood. Disponível em:</w:t>
      </w:r>
    </w:p>
    <w:p w14:paraId="7A4A0BC2" w14:textId="01DDCAC6" w:rsidR="00DA01F2" w:rsidRPr="0047178C" w:rsidRDefault="00DA01F2" w:rsidP="00E41239">
      <w:pPr>
        <w:jc w:val="left"/>
        <w:rPr>
          <w:color w:val="0070C0"/>
          <w:sz w:val="22"/>
          <w:szCs w:val="22"/>
          <w:u w:val="single"/>
        </w:rPr>
      </w:pPr>
      <w:r w:rsidRPr="0047178C">
        <w:rPr>
          <w:color w:val="0070C0"/>
          <w:sz w:val="22"/>
          <w:szCs w:val="22"/>
          <w:u w:val="single"/>
        </w:rPr>
        <w:t>https://www.ifood.com.br/</w:t>
      </w:r>
    </w:p>
    <w:p w14:paraId="05B2185A" w14:textId="167C9F99" w:rsidR="00DA01F2" w:rsidRDefault="00DA01F2" w:rsidP="00E41239">
      <w:pPr>
        <w:jc w:val="left"/>
        <w:rPr>
          <w:sz w:val="22"/>
          <w:szCs w:val="22"/>
        </w:rPr>
      </w:pPr>
      <w:r w:rsidRPr="00830C56">
        <w:rPr>
          <w:sz w:val="22"/>
          <w:szCs w:val="22"/>
        </w:rPr>
        <w:t>Acesso em Junho de 2015</w:t>
      </w:r>
    </w:p>
    <w:p w14:paraId="7B3DC19A" w14:textId="77777777" w:rsidR="00E35AC2" w:rsidRDefault="00E35AC2" w:rsidP="00E41239">
      <w:pPr>
        <w:jc w:val="left"/>
        <w:rPr>
          <w:sz w:val="22"/>
          <w:szCs w:val="22"/>
        </w:rPr>
      </w:pPr>
    </w:p>
    <w:p w14:paraId="28791AA9" w14:textId="77777777" w:rsidR="00E35AC2" w:rsidRDefault="00E35AC2" w:rsidP="00E41239">
      <w:pPr>
        <w:jc w:val="left"/>
        <w:rPr>
          <w:sz w:val="22"/>
          <w:szCs w:val="22"/>
        </w:rPr>
      </w:pPr>
    </w:p>
    <w:p w14:paraId="72A91B54" w14:textId="1CD627A3" w:rsidR="00E35AC2" w:rsidRDefault="00E35AC2" w:rsidP="00E41239">
      <w:pPr>
        <w:jc w:val="left"/>
        <w:rPr>
          <w:sz w:val="22"/>
          <w:szCs w:val="22"/>
        </w:rPr>
      </w:pPr>
      <w:r>
        <w:rPr>
          <w:sz w:val="22"/>
          <w:szCs w:val="22"/>
        </w:rPr>
        <w:t>HTTP.  Disponível em:</w:t>
      </w:r>
    </w:p>
    <w:p w14:paraId="1801FD0E" w14:textId="415699F7" w:rsidR="00E35AC2" w:rsidRPr="00E35AC2" w:rsidRDefault="00E35AC2" w:rsidP="00E41239">
      <w:pPr>
        <w:jc w:val="left"/>
        <w:rPr>
          <w:color w:val="4BACC6" w:themeColor="accent5"/>
          <w:sz w:val="22"/>
          <w:szCs w:val="22"/>
        </w:rPr>
      </w:pPr>
      <w:r w:rsidRPr="00E35AC2">
        <w:rPr>
          <w:color w:val="4BACC6" w:themeColor="accent5"/>
          <w:sz w:val="22"/>
          <w:szCs w:val="22"/>
        </w:rPr>
        <w:t>http://cin.ufpe.br/~erp/DesenvWeb/aulas/http_servlet/http.pdf</w:t>
      </w:r>
    </w:p>
    <w:p w14:paraId="1F55B2A4" w14:textId="28D9A9DF" w:rsidR="00E35AC2" w:rsidRPr="00830C56" w:rsidRDefault="00E35AC2" w:rsidP="00E41239">
      <w:pPr>
        <w:jc w:val="left"/>
        <w:rPr>
          <w:sz w:val="22"/>
          <w:szCs w:val="22"/>
        </w:rPr>
        <w:sectPr w:rsidR="00E35AC2" w:rsidRPr="00830C56" w:rsidSect="00954AE7">
          <w:headerReference w:type="default" r:id="rId27"/>
          <w:type w:val="continuous"/>
          <w:pgSz w:w="11906" w:h="16838"/>
          <w:pgMar w:top="1701" w:right="1134" w:bottom="1134" w:left="1701" w:header="709" w:footer="0" w:gutter="0"/>
          <w:pgNumType w:start="1"/>
          <w:cols w:space="720"/>
          <w:formProt w:val="0"/>
          <w:docGrid w:linePitch="360" w:charSpace="-6145"/>
        </w:sectPr>
      </w:pPr>
      <w:r>
        <w:rPr>
          <w:sz w:val="22"/>
          <w:szCs w:val="22"/>
        </w:rPr>
        <w:t>Acesso em Junho de 2015</w:t>
      </w:r>
    </w:p>
    <w:p w14:paraId="06D638EB" w14:textId="21396D5D" w:rsidR="00A42659" w:rsidRDefault="001A4EF1" w:rsidP="00A42659">
      <w:pPr>
        <w:pStyle w:val="Ttulo1"/>
      </w:pPr>
      <w:bookmarkStart w:id="164" w:name="__DdeLink__1472_1838215968"/>
      <w:bookmarkStart w:id="165" w:name="__DdeLink__2676_438445858"/>
      <w:bookmarkStart w:id="166" w:name="_Toc422418742"/>
      <w:r>
        <w:rPr>
          <w:rStyle w:val="Ttulo1Char"/>
          <w:b/>
          <w:bCs/>
        </w:rPr>
        <w:lastRenderedPageBreak/>
        <w:t>APÊNDICE A – DIAGRAMA DE PACOTE</w:t>
      </w:r>
      <w:r w:rsidR="00A42659">
        <w:rPr>
          <w:noProof/>
          <w:lang w:eastAsia="pt-BR"/>
        </w:rPr>
        <w:drawing>
          <wp:inline distT="0" distB="0" distL="0" distR="0" wp14:anchorId="336F96F6" wp14:editId="0E951DAD">
            <wp:extent cx="8891905" cy="8907145"/>
            <wp:effectExtent l="0" t="0" r="4445" b="825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acote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890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6"/>
    </w:p>
    <w:p w14:paraId="635233A2" w14:textId="0A6280D2" w:rsidR="00A42659" w:rsidRPr="00A42659" w:rsidRDefault="00A42659" w:rsidP="00A42659">
      <w:pPr>
        <w:pStyle w:val="Legenda"/>
        <w:rPr>
          <w:color w:val="auto"/>
        </w:rPr>
      </w:pPr>
      <w:bookmarkStart w:id="167" w:name="_Toc422418397"/>
      <w:r w:rsidRPr="00A42659">
        <w:rPr>
          <w:color w:val="auto"/>
        </w:rPr>
        <w:t xml:space="preserve">Figura </w:t>
      </w:r>
      <w:r w:rsidRPr="00A42659">
        <w:rPr>
          <w:color w:val="auto"/>
        </w:rPr>
        <w:fldChar w:fldCharType="begin"/>
      </w:r>
      <w:r w:rsidRPr="00A42659">
        <w:rPr>
          <w:color w:val="auto"/>
        </w:rPr>
        <w:instrText xml:space="preserve"> SEQ Figura \* ARABIC </w:instrText>
      </w:r>
      <w:r w:rsidRPr="00A42659">
        <w:rPr>
          <w:color w:val="auto"/>
        </w:rPr>
        <w:fldChar w:fldCharType="separate"/>
      </w:r>
      <w:r w:rsidR="004B0B6D">
        <w:rPr>
          <w:noProof/>
          <w:color w:val="auto"/>
        </w:rPr>
        <w:t>12</w:t>
      </w:r>
      <w:r w:rsidRPr="00A42659">
        <w:rPr>
          <w:color w:val="auto"/>
        </w:rPr>
        <w:fldChar w:fldCharType="end"/>
      </w:r>
      <w:r w:rsidRPr="00A42659">
        <w:rPr>
          <w:noProof/>
          <w:color w:val="auto"/>
        </w:rPr>
        <w:t xml:space="preserve"> - Apêndice A - Diagrama de pacote</w:t>
      </w:r>
      <w:bookmarkEnd w:id="167"/>
    </w:p>
    <w:p w14:paraId="57BE47E3" w14:textId="4E17EC6F" w:rsidR="001A4EF1" w:rsidRPr="00A42659" w:rsidRDefault="001A4EF1" w:rsidP="00A42659">
      <w:pPr>
        <w:pStyle w:val="Ttulo1"/>
        <w:rPr>
          <w:rStyle w:val="Ttulo1Char"/>
          <w:b/>
          <w:bCs/>
        </w:rPr>
      </w:pPr>
      <w:r>
        <w:rPr>
          <w:rStyle w:val="Ttulo1Char"/>
          <w:b/>
          <w:bCs/>
        </w:rPr>
        <w:br w:type="page"/>
      </w:r>
    </w:p>
    <w:p w14:paraId="61E52F81" w14:textId="4C2B15BC" w:rsidR="0054584C" w:rsidRDefault="001A4EF1" w:rsidP="00580C76">
      <w:pPr>
        <w:pStyle w:val="Ttulo1"/>
        <w:rPr>
          <w:rStyle w:val="Ttulo1Char"/>
          <w:b/>
          <w:bCs/>
        </w:rPr>
      </w:pPr>
      <w:bookmarkStart w:id="168" w:name="_Toc422418743"/>
      <w:r>
        <w:rPr>
          <w:rStyle w:val="Ttulo1Char"/>
          <w:b/>
          <w:bCs/>
        </w:rPr>
        <w:lastRenderedPageBreak/>
        <w:t>APÊNDICE B</w:t>
      </w:r>
      <w:r w:rsidR="00A70E4B" w:rsidRPr="00253559">
        <w:rPr>
          <w:rStyle w:val="Ttulo1Char"/>
          <w:b/>
          <w:bCs/>
        </w:rPr>
        <w:t xml:space="preserve"> – </w:t>
      </w:r>
      <w:bookmarkEnd w:id="164"/>
      <w:bookmarkEnd w:id="165"/>
      <w:r w:rsidR="00A70E4B" w:rsidRPr="00253559">
        <w:rPr>
          <w:rStyle w:val="Ttulo1Char"/>
          <w:b/>
          <w:bCs/>
        </w:rPr>
        <w:t>DIAGRAMA DE CLASSE MOBILE</w:t>
      </w:r>
      <w:bookmarkEnd w:id="168"/>
    </w:p>
    <w:p w14:paraId="3468EAFE" w14:textId="77777777" w:rsidR="00580C76" w:rsidRDefault="00580C76" w:rsidP="00580C76"/>
    <w:p w14:paraId="7C33BF79" w14:textId="77777777" w:rsidR="00831475" w:rsidRDefault="00C2275D" w:rsidP="00831475">
      <w:pPr>
        <w:keepNext/>
      </w:pPr>
      <w:r>
        <w:rPr>
          <w:noProof/>
          <w:lang w:eastAsia="pt-BR"/>
        </w:rPr>
        <w:drawing>
          <wp:inline distT="0" distB="0" distL="0" distR="0" wp14:anchorId="3AF87DB9" wp14:editId="0320C89D">
            <wp:extent cx="8485714" cy="663809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lasse Mobil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85714" cy="6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BED03" w14:textId="1F26A149" w:rsidR="00580C76" w:rsidRPr="00831475" w:rsidRDefault="00831475" w:rsidP="00831475">
      <w:pPr>
        <w:pStyle w:val="Legenda"/>
        <w:rPr>
          <w:color w:val="auto"/>
        </w:rPr>
        <w:sectPr w:rsidR="00580C76" w:rsidRPr="00831475">
          <w:headerReference w:type="default" r:id="rId28"/>
          <w:pgSz w:w="16838" w:h="23811"/>
          <w:pgMar w:top="1701" w:right="1134" w:bottom="1134" w:left="1701" w:header="709" w:footer="0" w:gutter="0"/>
          <w:cols w:space="720"/>
          <w:formProt w:val="0"/>
          <w:docGrid w:linePitch="360" w:charSpace="-6145"/>
        </w:sectPr>
      </w:pPr>
      <w:bookmarkStart w:id="169" w:name="_Toc422418398"/>
      <w:r w:rsidRPr="00831475">
        <w:rPr>
          <w:color w:val="auto"/>
        </w:rPr>
        <w:t xml:space="preserve">Figura </w:t>
      </w:r>
      <w:r w:rsidRPr="00831475">
        <w:rPr>
          <w:color w:val="auto"/>
        </w:rPr>
        <w:fldChar w:fldCharType="begin"/>
      </w:r>
      <w:r w:rsidRPr="00831475">
        <w:rPr>
          <w:color w:val="auto"/>
        </w:rPr>
        <w:instrText xml:space="preserve"> SEQ Figura \* ARABIC </w:instrText>
      </w:r>
      <w:r w:rsidRPr="00831475">
        <w:rPr>
          <w:color w:val="auto"/>
        </w:rPr>
        <w:fldChar w:fldCharType="separate"/>
      </w:r>
      <w:r w:rsidR="004B0B6D">
        <w:rPr>
          <w:noProof/>
          <w:color w:val="auto"/>
        </w:rPr>
        <w:t>13</w:t>
      </w:r>
      <w:r w:rsidRPr="00831475">
        <w:rPr>
          <w:color w:val="auto"/>
        </w:rPr>
        <w:fldChar w:fldCharType="end"/>
      </w:r>
      <w:r w:rsidR="008B4C5D">
        <w:rPr>
          <w:color w:val="auto"/>
        </w:rPr>
        <w:t xml:space="preserve"> -</w:t>
      </w:r>
      <w:r w:rsidRPr="00831475">
        <w:rPr>
          <w:noProof/>
          <w:color w:val="auto"/>
        </w:rPr>
        <w:t xml:space="preserve"> Apêndice A - Diagrama de classe Mobile</w:t>
      </w:r>
      <w:bookmarkEnd w:id="169"/>
    </w:p>
    <w:p w14:paraId="5E62A749" w14:textId="578AD760" w:rsidR="0054584C" w:rsidRDefault="00A70E4B" w:rsidP="00602BDA">
      <w:pPr>
        <w:pStyle w:val="Ttulo1"/>
        <w:pageBreakBefore/>
        <w:rPr>
          <w:rStyle w:val="Ttulo1Char"/>
          <w:b/>
          <w:bCs/>
        </w:rPr>
      </w:pPr>
      <w:bookmarkStart w:id="170" w:name="__DdeLink__1472_18382159681"/>
      <w:bookmarkStart w:id="171" w:name="__DdeLink__2676_4384458581"/>
      <w:bookmarkStart w:id="172" w:name="_Toc422418744"/>
      <w:r w:rsidRPr="00253559">
        <w:rPr>
          <w:rStyle w:val="Ttulo1Char"/>
          <w:b/>
          <w:bCs/>
        </w:rPr>
        <w:lastRenderedPageBreak/>
        <w:t xml:space="preserve">APÊNDICE </w:t>
      </w:r>
      <w:r w:rsidR="001A4EF1">
        <w:rPr>
          <w:rStyle w:val="Ttulo1Char"/>
          <w:b/>
          <w:bCs/>
        </w:rPr>
        <w:t>C</w:t>
      </w:r>
      <w:r w:rsidRPr="00253559">
        <w:rPr>
          <w:rStyle w:val="Ttulo1Char"/>
          <w:b/>
          <w:bCs/>
        </w:rPr>
        <w:t xml:space="preserve"> – </w:t>
      </w:r>
      <w:bookmarkEnd w:id="170"/>
      <w:bookmarkEnd w:id="171"/>
      <w:r w:rsidRPr="00253559">
        <w:rPr>
          <w:rStyle w:val="Ttulo1Char"/>
          <w:b/>
          <w:bCs/>
        </w:rPr>
        <w:t>DIAGRAMA DE CLASSE WEB</w:t>
      </w:r>
      <w:bookmarkEnd w:id="172"/>
    </w:p>
    <w:p w14:paraId="5812D1DD" w14:textId="319C357B" w:rsidR="00602BDA" w:rsidRDefault="00CB6CAB" w:rsidP="00602BDA">
      <w:r>
        <w:rPr>
          <w:noProof/>
          <w:lang w:eastAsia="pt-BR"/>
        </w:rPr>
        <w:drawing>
          <wp:inline distT="0" distB="0" distL="0" distR="0" wp14:anchorId="50BC7956" wp14:editId="249E683A">
            <wp:extent cx="12105716" cy="6118230"/>
            <wp:effectExtent l="2857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lasse Web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2110366" cy="612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FF584" w14:textId="6790C0DD" w:rsidR="00CB6CAB" w:rsidRPr="00CB6CAB" w:rsidRDefault="00CB6CAB" w:rsidP="00CB6CAB">
      <w:pPr>
        <w:keepNext/>
        <w:rPr>
          <w:color w:val="auto"/>
        </w:rPr>
      </w:pPr>
    </w:p>
    <w:p w14:paraId="6509F814" w14:textId="3044B5E9" w:rsidR="00602BDA" w:rsidRPr="00CB6CAB" w:rsidRDefault="00CB6CAB" w:rsidP="00CB6CAB">
      <w:pPr>
        <w:pStyle w:val="Legenda"/>
        <w:rPr>
          <w:color w:val="auto"/>
        </w:rPr>
        <w:sectPr w:rsidR="00602BDA" w:rsidRPr="00CB6CAB">
          <w:headerReference w:type="default" r:id="rId30"/>
          <w:pgSz w:w="16838" w:h="23811"/>
          <w:pgMar w:top="1701" w:right="1134" w:bottom="1134" w:left="1701" w:header="709" w:footer="0" w:gutter="0"/>
          <w:cols w:space="720"/>
          <w:formProt w:val="0"/>
          <w:docGrid w:linePitch="360" w:charSpace="-6145"/>
        </w:sectPr>
      </w:pPr>
      <w:bookmarkStart w:id="173" w:name="_Toc422418399"/>
      <w:r w:rsidRPr="00CB6CAB">
        <w:rPr>
          <w:color w:val="auto"/>
        </w:rPr>
        <w:t xml:space="preserve">Figura </w:t>
      </w:r>
      <w:r w:rsidRPr="00CB6CAB">
        <w:rPr>
          <w:color w:val="auto"/>
        </w:rPr>
        <w:fldChar w:fldCharType="begin"/>
      </w:r>
      <w:r w:rsidRPr="00CB6CAB">
        <w:rPr>
          <w:color w:val="auto"/>
        </w:rPr>
        <w:instrText xml:space="preserve"> SEQ Figura \* ARABIC </w:instrText>
      </w:r>
      <w:r w:rsidRPr="00CB6CAB">
        <w:rPr>
          <w:color w:val="auto"/>
        </w:rPr>
        <w:fldChar w:fldCharType="separate"/>
      </w:r>
      <w:r w:rsidR="004B0B6D">
        <w:rPr>
          <w:noProof/>
          <w:color w:val="auto"/>
        </w:rPr>
        <w:t>14</w:t>
      </w:r>
      <w:r w:rsidRPr="00CB6CAB">
        <w:rPr>
          <w:color w:val="auto"/>
        </w:rPr>
        <w:fldChar w:fldCharType="end"/>
      </w:r>
      <w:r w:rsidRPr="00CB6CAB">
        <w:rPr>
          <w:color w:val="auto"/>
        </w:rPr>
        <w:t xml:space="preserve"> - Apêndice B - Diagrama de Classe Web</w:t>
      </w:r>
      <w:bookmarkEnd w:id="173"/>
    </w:p>
    <w:p w14:paraId="09B8828D" w14:textId="287B8D92" w:rsidR="0054584C" w:rsidRPr="00253559" w:rsidRDefault="00A70E4B">
      <w:pPr>
        <w:pStyle w:val="Ttulo1"/>
        <w:pageBreakBefore/>
        <w:rPr>
          <w:rStyle w:val="Ttulo1Char"/>
          <w:b/>
          <w:bCs/>
        </w:rPr>
      </w:pPr>
      <w:bookmarkStart w:id="174" w:name="__DdeLink__1472_18382159682"/>
      <w:bookmarkStart w:id="175" w:name="__DdeLink__2676_4384458582"/>
      <w:bookmarkStart w:id="176" w:name="_Toc422418745"/>
      <w:r w:rsidRPr="00253559">
        <w:rPr>
          <w:rStyle w:val="Ttulo1Char"/>
          <w:b/>
          <w:bCs/>
        </w:rPr>
        <w:lastRenderedPageBreak/>
        <w:t xml:space="preserve">APÊNDICE </w:t>
      </w:r>
      <w:r w:rsidR="001A4EF1">
        <w:rPr>
          <w:rStyle w:val="Ttulo1Char"/>
          <w:b/>
          <w:bCs/>
        </w:rPr>
        <w:t>D</w:t>
      </w:r>
      <w:r w:rsidRPr="00253559">
        <w:rPr>
          <w:rStyle w:val="Ttulo1Char"/>
          <w:b/>
          <w:bCs/>
        </w:rPr>
        <w:t xml:space="preserve"> – </w:t>
      </w:r>
      <w:bookmarkEnd w:id="174"/>
      <w:bookmarkEnd w:id="175"/>
      <w:r w:rsidRPr="00253559">
        <w:rPr>
          <w:rStyle w:val="Ttulo1Char"/>
          <w:b/>
          <w:bCs/>
        </w:rPr>
        <w:t>DIAGRAMA DE CASO DE USO MOBILE</w:t>
      </w:r>
      <w:bookmarkEnd w:id="176"/>
    </w:p>
    <w:p w14:paraId="0ED3CE1E" w14:textId="1075FC9E" w:rsidR="00602BDA" w:rsidRDefault="00602BDA"/>
    <w:p w14:paraId="6504EF98" w14:textId="77777777" w:rsidR="00CC2548" w:rsidRDefault="00CC2548" w:rsidP="00CC2548">
      <w:pPr>
        <w:keepNext/>
      </w:pPr>
      <w:r>
        <w:rPr>
          <w:noProof/>
          <w:lang w:eastAsia="pt-BR"/>
        </w:rPr>
        <w:drawing>
          <wp:inline distT="0" distB="0" distL="0" distR="0" wp14:anchorId="68E87F7E" wp14:editId="23BF885D">
            <wp:extent cx="7209524" cy="4609524"/>
            <wp:effectExtent l="0" t="0" r="0" b="63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so de uso Mobil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9524" cy="4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9FDB7" w14:textId="04E4B367" w:rsidR="00CC2548" w:rsidRPr="00CC2548" w:rsidRDefault="00CC2548" w:rsidP="00CC2548">
      <w:pPr>
        <w:pStyle w:val="Legenda"/>
        <w:rPr>
          <w:color w:val="auto"/>
        </w:rPr>
        <w:sectPr w:rsidR="00CC2548" w:rsidRPr="00CC2548">
          <w:headerReference w:type="default" r:id="rId31"/>
          <w:pgSz w:w="16838" w:h="23811"/>
          <w:pgMar w:top="1701" w:right="1134" w:bottom="1134" w:left="1701" w:header="709" w:footer="0" w:gutter="0"/>
          <w:cols w:space="720"/>
          <w:formProt w:val="0"/>
          <w:docGrid w:linePitch="360" w:charSpace="-6145"/>
        </w:sectPr>
      </w:pPr>
      <w:bookmarkStart w:id="177" w:name="_Toc422418400"/>
      <w:r w:rsidRPr="00CC2548">
        <w:rPr>
          <w:color w:val="auto"/>
        </w:rPr>
        <w:t xml:space="preserve">Figura </w:t>
      </w:r>
      <w:r w:rsidRPr="00CC2548">
        <w:rPr>
          <w:color w:val="auto"/>
        </w:rPr>
        <w:fldChar w:fldCharType="begin"/>
      </w:r>
      <w:r w:rsidRPr="00CC2548">
        <w:rPr>
          <w:color w:val="auto"/>
        </w:rPr>
        <w:instrText xml:space="preserve"> SEQ Figura \* ARABIC </w:instrText>
      </w:r>
      <w:r w:rsidRPr="00CC2548">
        <w:rPr>
          <w:color w:val="auto"/>
        </w:rPr>
        <w:fldChar w:fldCharType="separate"/>
      </w:r>
      <w:r w:rsidR="004B0B6D">
        <w:rPr>
          <w:noProof/>
          <w:color w:val="auto"/>
        </w:rPr>
        <w:t>15</w:t>
      </w:r>
      <w:r w:rsidRPr="00CC2548">
        <w:rPr>
          <w:color w:val="auto"/>
        </w:rPr>
        <w:fldChar w:fldCharType="end"/>
      </w:r>
      <w:r w:rsidRPr="00CC2548">
        <w:rPr>
          <w:color w:val="auto"/>
        </w:rPr>
        <w:t xml:space="preserve"> - Apêndice C - Diagrama de caso de uso Mobile</w:t>
      </w:r>
      <w:bookmarkEnd w:id="177"/>
    </w:p>
    <w:p w14:paraId="525A6ADD" w14:textId="50497E82" w:rsidR="0054584C" w:rsidRPr="00253559" w:rsidRDefault="00A70E4B">
      <w:pPr>
        <w:pStyle w:val="Ttulo1"/>
        <w:pageBreakBefore/>
        <w:rPr>
          <w:rStyle w:val="Ttulo1Char"/>
          <w:b/>
          <w:bCs/>
        </w:rPr>
      </w:pPr>
      <w:bookmarkStart w:id="178" w:name="__DdeLink__1472_18382159683"/>
      <w:bookmarkStart w:id="179" w:name="__DdeLink__2676_4384458583"/>
      <w:bookmarkStart w:id="180" w:name="_Toc422418746"/>
      <w:r w:rsidRPr="00253559">
        <w:rPr>
          <w:rStyle w:val="Ttulo1Char"/>
          <w:b/>
          <w:bCs/>
        </w:rPr>
        <w:lastRenderedPageBreak/>
        <w:t xml:space="preserve">APÊNDICE </w:t>
      </w:r>
      <w:r w:rsidR="001A4EF1">
        <w:rPr>
          <w:rStyle w:val="Ttulo1Char"/>
          <w:b/>
          <w:bCs/>
        </w:rPr>
        <w:t>E</w:t>
      </w:r>
      <w:r w:rsidRPr="00253559">
        <w:rPr>
          <w:rStyle w:val="Ttulo1Char"/>
          <w:b/>
          <w:bCs/>
        </w:rPr>
        <w:t xml:space="preserve"> – </w:t>
      </w:r>
      <w:bookmarkEnd w:id="178"/>
      <w:bookmarkEnd w:id="179"/>
      <w:r w:rsidRPr="00253559">
        <w:rPr>
          <w:rStyle w:val="Ttulo1Char"/>
          <w:b/>
          <w:bCs/>
        </w:rPr>
        <w:t>DIAGRAMA DE CASO DE USO WEB</w:t>
      </w:r>
      <w:bookmarkEnd w:id="180"/>
    </w:p>
    <w:p w14:paraId="71C28A15" w14:textId="77777777" w:rsidR="0054584C" w:rsidRDefault="0054584C"/>
    <w:p w14:paraId="63A2E7F9" w14:textId="77777777" w:rsidR="00912D92" w:rsidRDefault="00912D92" w:rsidP="00912D92">
      <w:pPr>
        <w:keepNext/>
      </w:pPr>
      <w:r>
        <w:rPr>
          <w:noProof/>
          <w:lang w:eastAsia="pt-BR"/>
        </w:rPr>
        <w:drawing>
          <wp:inline distT="0" distB="0" distL="0" distR="0" wp14:anchorId="403D2824" wp14:editId="5955AC6B">
            <wp:extent cx="6742857" cy="7009524"/>
            <wp:effectExtent l="0" t="0" r="1270" b="127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so de uso Web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2857" cy="7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EDF72" w14:textId="31BC2375" w:rsidR="00912D92" w:rsidRPr="00912D92" w:rsidRDefault="00912D92" w:rsidP="00912D92">
      <w:pPr>
        <w:pStyle w:val="Legenda"/>
        <w:rPr>
          <w:color w:val="auto"/>
        </w:rPr>
        <w:sectPr w:rsidR="00912D92" w:rsidRPr="00912D92">
          <w:headerReference w:type="default" r:id="rId32"/>
          <w:pgSz w:w="16838" w:h="23811"/>
          <w:pgMar w:top="1701" w:right="1134" w:bottom="1134" w:left="1701" w:header="709" w:footer="0" w:gutter="0"/>
          <w:cols w:space="720"/>
          <w:formProt w:val="0"/>
          <w:docGrid w:linePitch="360" w:charSpace="-6145"/>
        </w:sectPr>
      </w:pPr>
      <w:bookmarkStart w:id="181" w:name="_Toc422418401"/>
      <w:r w:rsidRPr="00912D92">
        <w:rPr>
          <w:color w:val="auto"/>
        </w:rPr>
        <w:t xml:space="preserve">Figura </w:t>
      </w:r>
      <w:r w:rsidRPr="00912D92">
        <w:rPr>
          <w:color w:val="auto"/>
        </w:rPr>
        <w:fldChar w:fldCharType="begin"/>
      </w:r>
      <w:r w:rsidRPr="00912D92">
        <w:rPr>
          <w:color w:val="auto"/>
        </w:rPr>
        <w:instrText xml:space="preserve"> SEQ Figura \* ARABIC </w:instrText>
      </w:r>
      <w:r w:rsidRPr="00912D92">
        <w:rPr>
          <w:color w:val="auto"/>
        </w:rPr>
        <w:fldChar w:fldCharType="separate"/>
      </w:r>
      <w:r w:rsidR="004B0B6D">
        <w:rPr>
          <w:noProof/>
          <w:color w:val="auto"/>
        </w:rPr>
        <w:t>16</w:t>
      </w:r>
      <w:r w:rsidRPr="00912D92">
        <w:rPr>
          <w:color w:val="auto"/>
        </w:rPr>
        <w:fldChar w:fldCharType="end"/>
      </w:r>
      <w:r w:rsidRPr="00912D92">
        <w:rPr>
          <w:noProof/>
          <w:color w:val="auto"/>
        </w:rPr>
        <w:t xml:space="preserve"> - Apêndice D - Diagrama de caso de uso Web</w:t>
      </w:r>
      <w:bookmarkEnd w:id="181"/>
    </w:p>
    <w:p w14:paraId="4F3833C0" w14:textId="0E68A0E5" w:rsidR="0054584C" w:rsidRPr="00253559" w:rsidRDefault="00A70E4B">
      <w:pPr>
        <w:pStyle w:val="Ttulo1"/>
        <w:pageBreakBefore/>
        <w:rPr>
          <w:rStyle w:val="Ttulo1Char"/>
          <w:b/>
          <w:bCs/>
        </w:rPr>
      </w:pPr>
      <w:bookmarkStart w:id="182" w:name="__DdeLink__1472_18382159684"/>
      <w:bookmarkStart w:id="183" w:name="__DdeLink__2676_4384458584"/>
      <w:bookmarkStart w:id="184" w:name="_Toc422418747"/>
      <w:r w:rsidRPr="00253559">
        <w:rPr>
          <w:rStyle w:val="Ttulo1Char"/>
          <w:b/>
          <w:bCs/>
        </w:rPr>
        <w:lastRenderedPageBreak/>
        <w:t xml:space="preserve">APÊNDICE </w:t>
      </w:r>
      <w:r w:rsidR="001A4EF1">
        <w:rPr>
          <w:rStyle w:val="Ttulo1Char"/>
          <w:b/>
          <w:bCs/>
        </w:rPr>
        <w:t>F</w:t>
      </w:r>
      <w:r w:rsidRPr="00253559">
        <w:rPr>
          <w:rStyle w:val="Ttulo1Char"/>
          <w:b/>
          <w:bCs/>
        </w:rPr>
        <w:t xml:space="preserve"> – </w:t>
      </w:r>
      <w:bookmarkEnd w:id="182"/>
      <w:bookmarkEnd w:id="183"/>
      <w:r w:rsidRPr="00253559">
        <w:rPr>
          <w:rStyle w:val="Ttulo1Char"/>
          <w:b/>
          <w:bCs/>
        </w:rPr>
        <w:t>DIAGRAMA DE ATIVIDADE FAZER PEDIDO</w:t>
      </w:r>
      <w:bookmarkEnd w:id="184"/>
    </w:p>
    <w:p w14:paraId="3A262AC9" w14:textId="77777777" w:rsidR="0054584C" w:rsidRDefault="0054584C"/>
    <w:p w14:paraId="77688EA8" w14:textId="77777777" w:rsidR="0048534A" w:rsidRDefault="0048534A" w:rsidP="0048534A">
      <w:pPr>
        <w:keepNext/>
      </w:pPr>
      <w:r>
        <w:rPr>
          <w:noProof/>
          <w:lang w:eastAsia="pt-BR"/>
        </w:rPr>
        <w:drawing>
          <wp:inline distT="0" distB="0" distL="0" distR="0" wp14:anchorId="1E4D0027" wp14:editId="542F48A5">
            <wp:extent cx="8610924" cy="1220152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tividade Mobil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11817" cy="122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2C10A" w14:textId="4378652B" w:rsidR="0048534A" w:rsidRPr="0048534A" w:rsidRDefault="0048534A" w:rsidP="0048534A">
      <w:pPr>
        <w:pStyle w:val="Legenda"/>
        <w:rPr>
          <w:color w:val="auto"/>
        </w:rPr>
        <w:sectPr w:rsidR="0048534A" w:rsidRPr="0048534A">
          <w:headerReference w:type="default" r:id="rId33"/>
          <w:pgSz w:w="16838" w:h="23811"/>
          <w:pgMar w:top="1701" w:right="1134" w:bottom="1134" w:left="1701" w:header="709" w:footer="0" w:gutter="0"/>
          <w:cols w:space="720"/>
          <w:formProt w:val="0"/>
          <w:docGrid w:linePitch="360" w:charSpace="-6145"/>
        </w:sectPr>
      </w:pPr>
      <w:bookmarkStart w:id="185" w:name="_Toc422418402"/>
      <w:r w:rsidRPr="0048534A">
        <w:rPr>
          <w:color w:val="auto"/>
        </w:rPr>
        <w:t xml:space="preserve">Figura </w:t>
      </w:r>
      <w:r w:rsidRPr="0048534A">
        <w:rPr>
          <w:color w:val="auto"/>
        </w:rPr>
        <w:fldChar w:fldCharType="begin"/>
      </w:r>
      <w:r w:rsidRPr="0048534A">
        <w:rPr>
          <w:color w:val="auto"/>
        </w:rPr>
        <w:instrText xml:space="preserve"> SEQ Figura \* ARABIC </w:instrText>
      </w:r>
      <w:r w:rsidRPr="0048534A">
        <w:rPr>
          <w:color w:val="auto"/>
        </w:rPr>
        <w:fldChar w:fldCharType="separate"/>
      </w:r>
      <w:r w:rsidR="004B0B6D">
        <w:rPr>
          <w:noProof/>
          <w:color w:val="auto"/>
        </w:rPr>
        <w:t>17</w:t>
      </w:r>
      <w:r w:rsidRPr="0048534A">
        <w:rPr>
          <w:color w:val="auto"/>
        </w:rPr>
        <w:fldChar w:fldCharType="end"/>
      </w:r>
      <w:r w:rsidRPr="0048534A">
        <w:rPr>
          <w:noProof/>
          <w:color w:val="auto"/>
        </w:rPr>
        <w:t xml:space="preserve"> - Apêndice E - Diagrama de caso de uso Fazer Pedido</w:t>
      </w:r>
      <w:bookmarkEnd w:id="185"/>
    </w:p>
    <w:p w14:paraId="65443948" w14:textId="67C47B80" w:rsidR="0054584C" w:rsidRPr="00253559" w:rsidRDefault="00A70E4B">
      <w:pPr>
        <w:pStyle w:val="Ttulo1"/>
        <w:pageBreakBefore/>
        <w:rPr>
          <w:rStyle w:val="Ttulo1Char"/>
          <w:b/>
          <w:bCs/>
        </w:rPr>
      </w:pPr>
      <w:bookmarkStart w:id="186" w:name="__DdeLink__1472_18382159685"/>
      <w:bookmarkStart w:id="187" w:name="__DdeLink__2676_4384458585"/>
      <w:bookmarkStart w:id="188" w:name="_Toc422418748"/>
      <w:r w:rsidRPr="00253559">
        <w:rPr>
          <w:rStyle w:val="Ttulo1Char"/>
          <w:b/>
          <w:bCs/>
        </w:rPr>
        <w:lastRenderedPageBreak/>
        <w:t xml:space="preserve">APÊNDICE </w:t>
      </w:r>
      <w:r w:rsidR="001A4EF1">
        <w:rPr>
          <w:rStyle w:val="Ttulo1Char"/>
          <w:b/>
          <w:bCs/>
        </w:rPr>
        <w:t>G</w:t>
      </w:r>
      <w:r w:rsidRPr="00253559">
        <w:rPr>
          <w:rStyle w:val="Ttulo1Char"/>
          <w:b/>
          <w:bCs/>
        </w:rPr>
        <w:t xml:space="preserve"> – </w:t>
      </w:r>
      <w:bookmarkEnd w:id="186"/>
      <w:bookmarkEnd w:id="187"/>
      <w:r w:rsidRPr="00253559">
        <w:rPr>
          <w:rStyle w:val="Ttulo1Char"/>
          <w:b/>
          <w:bCs/>
        </w:rPr>
        <w:t>DIAGRAMA DE ESTADO FAZER PEDIDO</w:t>
      </w:r>
      <w:bookmarkEnd w:id="188"/>
    </w:p>
    <w:p w14:paraId="05567E50" w14:textId="77777777" w:rsidR="0054584C" w:rsidRDefault="0054584C"/>
    <w:p w14:paraId="4C1000D4" w14:textId="77777777" w:rsidR="0048534A" w:rsidRDefault="0048534A" w:rsidP="0048534A">
      <w:pPr>
        <w:keepNext/>
      </w:pPr>
      <w:r>
        <w:rPr>
          <w:noProof/>
          <w:lang w:eastAsia="pt-BR"/>
        </w:rPr>
        <w:drawing>
          <wp:inline distT="0" distB="0" distL="0" distR="0" wp14:anchorId="05F0EE6E" wp14:editId="06CF1DB9">
            <wp:extent cx="8891905" cy="7958455"/>
            <wp:effectExtent l="0" t="0" r="4445" b="444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stado Fazer Pedid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795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2C380" w14:textId="305D90A4" w:rsidR="0048534A" w:rsidRPr="0048534A" w:rsidRDefault="0048534A" w:rsidP="0048534A">
      <w:pPr>
        <w:pStyle w:val="Legenda"/>
        <w:rPr>
          <w:color w:val="auto"/>
        </w:rPr>
        <w:sectPr w:rsidR="0048534A" w:rsidRPr="0048534A">
          <w:headerReference w:type="default" r:id="rId34"/>
          <w:pgSz w:w="16838" w:h="23811"/>
          <w:pgMar w:top="1701" w:right="1134" w:bottom="1134" w:left="1701" w:header="709" w:footer="0" w:gutter="0"/>
          <w:cols w:space="720"/>
          <w:formProt w:val="0"/>
          <w:docGrid w:linePitch="360" w:charSpace="-6145"/>
        </w:sectPr>
      </w:pPr>
      <w:bookmarkStart w:id="189" w:name="_Toc422418403"/>
      <w:r w:rsidRPr="0048534A">
        <w:rPr>
          <w:color w:val="auto"/>
        </w:rPr>
        <w:t xml:space="preserve">Figura </w:t>
      </w:r>
      <w:r w:rsidRPr="0048534A">
        <w:rPr>
          <w:color w:val="auto"/>
        </w:rPr>
        <w:fldChar w:fldCharType="begin"/>
      </w:r>
      <w:r w:rsidRPr="0048534A">
        <w:rPr>
          <w:color w:val="auto"/>
        </w:rPr>
        <w:instrText xml:space="preserve"> SEQ Figura \* ARABIC </w:instrText>
      </w:r>
      <w:r w:rsidRPr="0048534A">
        <w:rPr>
          <w:color w:val="auto"/>
        </w:rPr>
        <w:fldChar w:fldCharType="separate"/>
      </w:r>
      <w:r w:rsidR="004B0B6D">
        <w:rPr>
          <w:noProof/>
          <w:color w:val="auto"/>
        </w:rPr>
        <w:t>18</w:t>
      </w:r>
      <w:r w:rsidRPr="0048534A">
        <w:rPr>
          <w:color w:val="auto"/>
        </w:rPr>
        <w:fldChar w:fldCharType="end"/>
      </w:r>
      <w:r w:rsidRPr="0048534A">
        <w:rPr>
          <w:noProof/>
          <w:color w:val="auto"/>
        </w:rPr>
        <w:t xml:space="preserve"> - Apêndice F - Diagrama de estado Fazer Pedido</w:t>
      </w:r>
      <w:bookmarkEnd w:id="189"/>
    </w:p>
    <w:p w14:paraId="62387FE7" w14:textId="08F3FD40" w:rsidR="0054584C" w:rsidRPr="00253559" w:rsidRDefault="00A70E4B">
      <w:pPr>
        <w:pStyle w:val="Ttulo1"/>
        <w:pageBreakBefore/>
        <w:rPr>
          <w:rStyle w:val="Ttulo1Char"/>
          <w:b/>
          <w:bCs/>
        </w:rPr>
      </w:pPr>
      <w:bookmarkStart w:id="190" w:name="__DdeLink__1472_18382159686"/>
      <w:bookmarkStart w:id="191" w:name="__DdeLink__2676_4384458586"/>
      <w:bookmarkStart w:id="192" w:name="_Toc422418749"/>
      <w:r w:rsidRPr="00253559">
        <w:rPr>
          <w:rStyle w:val="Ttulo1Char"/>
          <w:b/>
          <w:bCs/>
        </w:rPr>
        <w:lastRenderedPageBreak/>
        <w:t xml:space="preserve">APÊNDICE </w:t>
      </w:r>
      <w:r w:rsidR="001A4EF1">
        <w:rPr>
          <w:rStyle w:val="Ttulo1Char"/>
          <w:b/>
          <w:bCs/>
        </w:rPr>
        <w:t>H</w:t>
      </w:r>
      <w:r w:rsidRPr="00253559">
        <w:rPr>
          <w:rStyle w:val="Ttulo1Char"/>
          <w:b/>
          <w:bCs/>
        </w:rPr>
        <w:t xml:space="preserve"> – </w:t>
      </w:r>
      <w:bookmarkEnd w:id="190"/>
      <w:bookmarkEnd w:id="191"/>
      <w:r w:rsidRPr="00253559">
        <w:rPr>
          <w:rStyle w:val="Ttulo1Char"/>
          <w:b/>
          <w:bCs/>
        </w:rPr>
        <w:t>DIAGRAMA DE SEQUÊNCIA FAZER PEDIDO</w:t>
      </w:r>
      <w:bookmarkEnd w:id="192"/>
    </w:p>
    <w:p w14:paraId="4A70B9C7" w14:textId="77777777" w:rsidR="0048534A" w:rsidRDefault="0048534A" w:rsidP="0048534A">
      <w:pPr>
        <w:keepNext/>
      </w:pPr>
      <w:r>
        <w:rPr>
          <w:noProof/>
          <w:lang w:eastAsia="pt-BR"/>
        </w:rPr>
        <w:drawing>
          <wp:inline distT="0" distB="0" distL="0" distR="0" wp14:anchorId="4C4C8DFD" wp14:editId="5552565B">
            <wp:extent cx="8891905" cy="7508875"/>
            <wp:effectExtent l="0" t="0" r="444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equencia Pedido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750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FADA4" w14:textId="336F141B" w:rsidR="00B64745" w:rsidRDefault="0048534A" w:rsidP="0048534A">
      <w:pPr>
        <w:pStyle w:val="Legenda"/>
        <w:rPr>
          <w:noProof/>
          <w:color w:val="auto"/>
        </w:rPr>
      </w:pPr>
      <w:bookmarkStart w:id="193" w:name="_Toc422418404"/>
      <w:r w:rsidRPr="0048534A">
        <w:rPr>
          <w:color w:val="auto"/>
        </w:rPr>
        <w:t xml:space="preserve">Figura </w:t>
      </w:r>
      <w:r w:rsidRPr="0048534A">
        <w:rPr>
          <w:color w:val="auto"/>
        </w:rPr>
        <w:fldChar w:fldCharType="begin"/>
      </w:r>
      <w:r w:rsidRPr="0048534A">
        <w:rPr>
          <w:color w:val="auto"/>
        </w:rPr>
        <w:instrText xml:space="preserve"> SEQ Figura \* ARABIC </w:instrText>
      </w:r>
      <w:r w:rsidRPr="0048534A">
        <w:rPr>
          <w:color w:val="auto"/>
        </w:rPr>
        <w:fldChar w:fldCharType="separate"/>
      </w:r>
      <w:r w:rsidR="004B0B6D">
        <w:rPr>
          <w:noProof/>
          <w:color w:val="auto"/>
        </w:rPr>
        <w:t>19</w:t>
      </w:r>
      <w:r w:rsidRPr="0048534A">
        <w:rPr>
          <w:color w:val="auto"/>
        </w:rPr>
        <w:fldChar w:fldCharType="end"/>
      </w:r>
      <w:r w:rsidRPr="0048534A">
        <w:rPr>
          <w:noProof/>
          <w:color w:val="auto"/>
        </w:rPr>
        <w:t xml:space="preserve"> - Apêndice G - Diaragam de sequência Fazer Pedido</w:t>
      </w:r>
      <w:bookmarkEnd w:id="193"/>
    </w:p>
    <w:p w14:paraId="47631545" w14:textId="77777777" w:rsidR="00B64745" w:rsidRDefault="00B64745">
      <w:pPr>
        <w:suppressAutoHyphens w:val="0"/>
        <w:spacing w:line="240" w:lineRule="auto"/>
        <w:jc w:val="left"/>
        <w:rPr>
          <w:b/>
          <w:bCs/>
          <w:noProof/>
          <w:color w:val="auto"/>
          <w:sz w:val="18"/>
          <w:szCs w:val="18"/>
        </w:rPr>
      </w:pPr>
      <w:r>
        <w:rPr>
          <w:noProof/>
          <w:color w:val="auto"/>
        </w:rPr>
        <w:br w:type="page"/>
      </w:r>
    </w:p>
    <w:p w14:paraId="3F33C88A" w14:textId="716AF25C" w:rsidR="00B64745" w:rsidRPr="00253559" w:rsidRDefault="00B64745" w:rsidP="00B64745">
      <w:pPr>
        <w:pStyle w:val="Ttulo1"/>
        <w:pageBreakBefore/>
        <w:rPr>
          <w:rStyle w:val="Ttulo1Char"/>
          <w:b/>
          <w:bCs/>
        </w:rPr>
      </w:pPr>
      <w:bookmarkStart w:id="194" w:name="_Toc422418750"/>
      <w:r w:rsidRPr="00253559">
        <w:rPr>
          <w:rStyle w:val="Ttulo1Char"/>
          <w:b/>
          <w:bCs/>
        </w:rPr>
        <w:lastRenderedPageBreak/>
        <w:t xml:space="preserve">APÊNDICE </w:t>
      </w:r>
      <w:r>
        <w:rPr>
          <w:rStyle w:val="Ttulo1Char"/>
          <w:b/>
          <w:bCs/>
        </w:rPr>
        <w:t>I</w:t>
      </w:r>
      <w:r w:rsidRPr="00253559">
        <w:rPr>
          <w:rStyle w:val="Ttulo1Char"/>
          <w:b/>
          <w:bCs/>
        </w:rPr>
        <w:t xml:space="preserve"> – </w:t>
      </w:r>
      <w:r w:rsidR="00191724">
        <w:rPr>
          <w:rStyle w:val="Ttulo1Char"/>
          <w:b/>
          <w:bCs/>
        </w:rPr>
        <w:t>MODELAGEM DE BANCO DE DADOS MOBILE</w:t>
      </w:r>
      <w:bookmarkEnd w:id="194"/>
    </w:p>
    <w:p w14:paraId="62705CA4" w14:textId="77777777" w:rsidR="00B64745" w:rsidRDefault="00B64745" w:rsidP="00B64745">
      <w:pPr>
        <w:pStyle w:val="Legenda"/>
        <w:keepNext/>
      </w:pPr>
      <w:r>
        <w:rPr>
          <w:noProof/>
          <w:color w:val="auto"/>
          <w:lang w:eastAsia="pt-BR"/>
        </w:rPr>
        <w:drawing>
          <wp:inline distT="0" distB="0" distL="0" distR="0" wp14:anchorId="283D147C" wp14:editId="3AC08A7C">
            <wp:extent cx="4648200" cy="42481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ER Mobil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E0EEC" w14:textId="030E507C" w:rsidR="00D00430" w:rsidRDefault="00B64745" w:rsidP="00B64745">
      <w:pPr>
        <w:pStyle w:val="Legenda"/>
        <w:rPr>
          <w:noProof/>
          <w:color w:val="auto"/>
        </w:rPr>
      </w:pPr>
      <w:bookmarkStart w:id="195" w:name="_Toc422418405"/>
      <w:r w:rsidRPr="00B64745">
        <w:rPr>
          <w:color w:val="auto"/>
        </w:rPr>
        <w:t xml:space="preserve">Figura </w:t>
      </w:r>
      <w:r w:rsidRPr="00B64745">
        <w:rPr>
          <w:color w:val="auto"/>
        </w:rPr>
        <w:fldChar w:fldCharType="begin"/>
      </w:r>
      <w:r w:rsidRPr="00B64745">
        <w:rPr>
          <w:color w:val="auto"/>
        </w:rPr>
        <w:instrText xml:space="preserve"> SEQ Figura \* ARABIC </w:instrText>
      </w:r>
      <w:r w:rsidRPr="00B64745">
        <w:rPr>
          <w:color w:val="auto"/>
        </w:rPr>
        <w:fldChar w:fldCharType="separate"/>
      </w:r>
      <w:r w:rsidR="004B0B6D">
        <w:rPr>
          <w:noProof/>
          <w:color w:val="auto"/>
        </w:rPr>
        <w:t>20</w:t>
      </w:r>
      <w:r w:rsidRPr="00B64745">
        <w:rPr>
          <w:color w:val="auto"/>
        </w:rPr>
        <w:fldChar w:fldCharType="end"/>
      </w:r>
      <w:r w:rsidRPr="00B64745">
        <w:rPr>
          <w:noProof/>
          <w:color w:val="auto"/>
        </w:rPr>
        <w:t xml:space="preserve"> - Apêndice I </w:t>
      </w:r>
      <w:r w:rsidR="00B42D7C">
        <w:rPr>
          <w:noProof/>
          <w:color w:val="auto"/>
        </w:rPr>
        <w:t>–</w:t>
      </w:r>
      <w:r w:rsidRPr="00B64745">
        <w:rPr>
          <w:noProof/>
          <w:color w:val="auto"/>
        </w:rPr>
        <w:t xml:space="preserve"> </w:t>
      </w:r>
      <w:r w:rsidR="00B42D7C">
        <w:rPr>
          <w:noProof/>
          <w:color w:val="auto"/>
        </w:rPr>
        <w:t>Modelagem de banco de dados</w:t>
      </w:r>
      <w:r w:rsidRPr="00B64745">
        <w:rPr>
          <w:noProof/>
          <w:color w:val="auto"/>
        </w:rPr>
        <w:t xml:space="preserve"> Mobile</w:t>
      </w:r>
      <w:bookmarkEnd w:id="195"/>
    </w:p>
    <w:p w14:paraId="5014668F" w14:textId="77777777" w:rsidR="00D00430" w:rsidRDefault="00D00430">
      <w:pPr>
        <w:suppressAutoHyphens w:val="0"/>
        <w:spacing w:line="240" w:lineRule="auto"/>
        <w:jc w:val="left"/>
        <w:rPr>
          <w:b/>
          <w:bCs/>
          <w:noProof/>
          <w:color w:val="auto"/>
          <w:sz w:val="18"/>
          <w:szCs w:val="18"/>
        </w:rPr>
      </w:pPr>
      <w:r>
        <w:rPr>
          <w:noProof/>
          <w:color w:val="auto"/>
        </w:rPr>
        <w:br w:type="page"/>
      </w:r>
    </w:p>
    <w:p w14:paraId="15530F9D" w14:textId="17B57EE6" w:rsidR="004B0B6D" w:rsidRPr="00253559" w:rsidRDefault="004B0B6D" w:rsidP="004B0B6D">
      <w:pPr>
        <w:pStyle w:val="Ttulo1"/>
        <w:pageBreakBefore/>
        <w:rPr>
          <w:rStyle w:val="Ttulo1Char"/>
          <w:b/>
          <w:bCs/>
        </w:rPr>
      </w:pPr>
      <w:bookmarkStart w:id="196" w:name="_Toc422418751"/>
      <w:r w:rsidRPr="00253559">
        <w:rPr>
          <w:rStyle w:val="Ttulo1Char"/>
          <w:b/>
          <w:bCs/>
        </w:rPr>
        <w:lastRenderedPageBreak/>
        <w:t xml:space="preserve">APÊNDICE </w:t>
      </w:r>
      <w:r>
        <w:rPr>
          <w:rStyle w:val="Ttulo1Char"/>
          <w:b/>
          <w:bCs/>
        </w:rPr>
        <w:t>J</w:t>
      </w:r>
      <w:r w:rsidRPr="00253559">
        <w:rPr>
          <w:rStyle w:val="Ttulo1Char"/>
          <w:b/>
          <w:bCs/>
        </w:rPr>
        <w:t xml:space="preserve"> – </w:t>
      </w:r>
      <w:r w:rsidR="00191724">
        <w:rPr>
          <w:rStyle w:val="Ttulo1Char"/>
          <w:b/>
          <w:bCs/>
        </w:rPr>
        <w:t>MO</w:t>
      </w:r>
      <w:r w:rsidR="00191724">
        <w:rPr>
          <w:rStyle w:val="Ttulo1Char"/>
          <w:b/>
          <w:bCs/>
        </w:rPr>
        <w:t>DELAGEM DE BANCO DE DADOS WEB</w:t>
      </w:r>
      <w:bookmarkEnd w:id="196"/>
    </w:p>
    <w:p w14:paraId="33086914" w14:textId="77777777" w:rsidR="004B0B6D" w:rsidRDefault="004B0B6D" w:rsidP="004B0B6D">
      <w:pPr>
        <w:pStyle w:val="Legenda"/>
        <w:keepNext/>
      </w:pPr>
      <w:r>
        <w:rPr>
          <w:noProof/>
          <w:color w:val="auto"/>
          <w:lang w:eastAsia="pt-BR"/>
        </w:rPr>
        <w:drawing>
          <wp:inline distT="0" distB="0" distL="0" distR="0" wp14:anchorId="70C9B130" wp14:editId="72A75887">
            <wp:extent cx="8891905" cy="6683375"/>
            <wp:effectExtent l="0" t="0" r="4445" b="317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ER Web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668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73A11" w14:textId="003CEDED" w:rsidR="0054584C" w:rsidRPr="004B0B6D" w:rsidRDefault="004B0B6D" w:rsidP="004B0B6D">
      <w:pPr>
        <w:pStyle w:val="Legenda"/>
        <w:rPr>
          <w:color w:val="auto"/>
        </w:rPr>
      </w:pPr>
      <w:bookmarkStart w:id="197" w:name="_Toc422418406"/>
      <w:r w:rsidRPr="004B0B6D">
        <w:rPr>
          <w:color w:val="auto"/>
        </w:rPr>
        <w:t xml:space="preserve">Figura </w:t>
      </w:r>
      <w:r w:rsidRPr="004B0B6D">
        <w:rPr>
          <w:color w:val="auto"/>
        </w:rPr>
        <w:fldChar w:fldCharType="begin"/>
      </w:r>
      <w:r w:rsidRPr="004B0B6D">
        <w:rPr>
          <w:color w:val="auto"/>
        </w:rPr>
        <w:instrText xml:space="preserve"> SEQ Figura \* ARABIC </w:instrText>
      </w:r>
      <w:r w:rsidRPr="004B0B6D">
        <w:rPr>
          <w:color w:val="auto"/>
        </w:rPr>
        <w:fldChar w:fldCharType="separate"/>
      </w:r>
      <w:r w:rsidRPr="004B0B6D">
        <w:rPr>
          <w:noProof/>
          <w:color w:val="auto"/>
        </w:rPr>
        <w:t>21</w:t>
      </w:r>
      <w:r w:rsidRPr="004B0B6D">
        <w:rPr>
          <w:color w:val="auto"/>
        </w:rPr>
        <w:fldChar w:fldCharType="end"/>
      </w:r>
      <w:r w:rsidRPr="004B0B6D">
        <w:rPr>
          <w:noProof/>
          <w:color w:val="auto"/>
        </w:rPr>
        <w:t xml:space="preserve"> </w:t>
      </w:r>
      <w:r w:rsidR="00B42D7C">
        <w:rPr>
          <w:noProof/>
          <w:color w:val="auto"/>
        </w:rPr>
        <w:t>- Apêndice J – Modelagem de banco de dados</w:t>
      </w:r>
      <w:r w:rsidRPr="004B0B6D">
        <w:rPr>
          <w:noProof/>
          <w:color w:val="auto"/>
        </w:rPr>
        <w:t xml:space="preserve"> Web</w:t>
      </w:r>
      <w:bookmarkEnd w:id="197"/>
    </w:p>
    <w:sectPr w:rsidR="0054584C" w:rsidRPr="004B0B6D">
      <w:headerReference w:type="default" r:id="rId35"/>
      <w:pgSz w:w="16838" w:h="23811"/>
      <w:pgMar w:top="1701" w:right="1134" w:bottom="1134" w:left="1701" w:header="709" w:footer="0" w:gutter="0"/>
      <w:cols w:space="720"/>
      <w:formProt w:val="0"/>
      <w:docGrid w:linePitch="360" w:charSpace="-6145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86" w:author="Douglas Junior" w:date="2015-06-17T20:59:00Z" w:initials="DJ">
    <w:p w14:paraId="0BB3E10A" w14:textId="0ECCFDAD" w:rsidR="00D44A46" w:rsidRDefault="00D44A46">
      <w:pPr>
        <w:pStyle w:val="Textodecomentrio"/>
      </w:pPr>
      <w:r>
        <w:rPr>
          <w:rStyle w:val="Refdecomentrio"/>
        </w:rPr>
        <w:annotationRef/>
      </w:r>
      <w:r>
        <w:rPr>
          <w:noProof/>
        </w:rPr>
        <w:t>Prepare-se, a banca vai te questionar sobre estes itens.</w:t>
      </w:r>
    </w:p>
  </w:comment>
  <w:comment w:id="90" w:author="Douglas Junior" w:date="2015-06-17T21:14:00Z" w:initials="DJ">
    <w:p w14:paraId="6EFD9AD5" w14:textId="77777777" w:rsidR="00D44A46" w:rsidRDefault="00D44A46" w:rsidP="00A364FE">
      <w:pPr>
        <w:pStyle w:val="Textodecomentrio"/>
      </w:pPr>
      <w:r>
        <w:rPr>
          <w:rStyle w:val="Refdecomentrio"/>
        </w:rPr>
        <w:annotationRef/>
      </w:r>
      <w:r>
        <w:rPr>
          <w:noProof/>
        </w:rPr>
        <w:t>Colocar referência ou nota de rodapé.</w:t>
      </w:r>
    </w:p>
    <w:p w14:paraId="31146B46" w14:textId="776439CA" w:rsidR="00D44A46" w:rsidRDefault="00D44A46">
      <w:pPr>
        <w:pStyle w:val="Textodecomentrio"/>
      </w:pPr>
    </w:p>
  </w:comment>
  <w:comment w:id="91" w:author="Douglas Junior" w:date="2015-06-17T21:14:00Z" w:initials="DJ">
    <w:p w14:paraId="659502B2" w14:textId="77777777" w:rsidR="00D44A46" w:rsidRDefault="00D44A46" w:rsidP="00A364FE">
      <w:pPr>
        <w:pStyle w:val="Textodecomentrio"/>
      </w:pPr>
      <w:r>
        <w:rPr>
          <w:rStyle w:val="Refdecomentrio"/>
        </w:rPr>
        <w:annotationRef/>
      </w:r>
      <w:r>
        <w:rPr>
          <w:noProof/>
        </w:rPr>
        <w:t>Colocar referência ou nota de rodapé.</w:t>
      </w:r>
    </w:p>
    <w:p w14:paraId="51237A50" w14:textId="591824DB" w:rsidR="00D44A46" w:rsidRDefault="00D44A46">
      <w:pPr>
        <w:pStyle w:val="Textodecomentrio"/>
      </w:pPr>
    </w:p>
  </w:comment>
  <w:comment w:id="92" w:author="Douglas Junior" w:date="2015-06-17T21:14:00Z" w:initials="DJ">
    <w:p w14:paraId="37ACAF08" w14:textId="77777777" w:rsidR="00D44A46" w:rsidRDefault="00D44A46" w:rsidP="00A364FE">
      <w:pPr>
        <w:pStyle w:val="Textodecomentrio"/>
      </w:pPr>
      <w:r>
        <w:rPr>
          <w:rStyle w:val="Refdecomentrio"/>
        </w:rPr>
        <w:annotationRef/>
      </w:r>
      <w:r>
        <w:rPr>
          <w:noProof/>
        </w:rPr>
        <w:t>Colocar referência ou nota de rodapé.</w:t>
      </w:r>
    </w:p>
    <w:p w14:paraId="2B49011E" w14:textId="2ABCA135" w:rsidR="00D44A46" w:rsidRDefault="00D44A46">
      <w:pPr>
        <w:pStyle w:val="Textodecomentrio"/>
      </w:pPr>
    </w:p>
  </w:comment>
  <w:comment w:id="94" w:author="Douglas Junior" w:date="2015-06-17T21:13:00Z" w:initials="DJ">
    <w:p w14:paraId="18BFAD5C" w14:textId="13C3A8B0" w:rsidR="00D44A46" w:rsidRDefault="00D44A46">
      <w:pPr>
        <w:pStyle w:val="Textodecomentrio"/>
      </w:pPr>
      <w:r>
        <w:rPr>
          <w:rStyle w:val="Refdecomentrio"/>
        </w:rPr>
        <w:annotationRef/>
      </w:r>
      <w:r>
        <w:rPr>
          <w:noProof/>
        </w:rPr>
        <w:t>Colocar referência ou nota de rodapé.</w:t>
      </w:r>
    </w:p>
  </w:comment>
  <w:comment w:id="95" w:author="Douglas Junior" w:date="2015-06-17T21:14:00Z" w:initials="DJ">
    <w:p w14:paraId="006F40F4" w14:textId="77777777" w:rsidR="00D44A46" w:rsidRDefault="00D44A46" w:rsidP="00A364FE">
      <w:pPr>
        <w:pStyle w:val="Textodecomentrio"/>
      </w:pPr>
      <w:r>
        <w:rPr>
          <w:rStyle w:val="Refdecomentrio"/>
        </w:rPr>
        <w:annotationRef/>
      </w:r>
      <w:r>
        <w:rPr>
          <w:noProof/>
        </w:rPr>
        <w:t>Colocar referência ou nota de rodapé.</w:t>
      </w:r>
    </w:p>
    <w:p w14:paraId="324643AE" w14:textId="4C9F2FE5" w:rsidR="00D44A46" w:rsidRDefault="00D44A46">
      <w:pPr>
        <w:pStyle w:val="Textodecomentrio"/>
      </w:pPr>
    </w:p>
  </w:comment>
  <w:comment w:id="97" w:author="Douglas Junior" w:date="2015-06-17T21:14:00Z" w:initials="DJ">
    <w:p w14:paraId="5A35E524" w14:textId="77777777" w:rsidR="00D44A46" w:rsidRDefault="00D44A46" w:rsidP="00A364FE">
      <w:pPr>
        <w:pStyle w:val="Textodecomentrio"/>
      </w:pPr>
      <w:r>
        <w:rPr>
          <w:rStyle w:val="Refdecomentrio"/>
        </w:rPr>
        <w:annotationRef/>
      </w:r>
      <w:r>
        <w:rPr>
          <w:noProof/>
        </w:rPr>
        <w:t>Colocar referência ou nota de rodapé.</w:t>
      </w:r>
    </w:p>
    <w:p w14:paraId="3AB555A6" w14:textId="59A38D81" w:rsidR="00D44A46" w:rsidRDefault="00D44A46">
      <w:pPr>
        <w:pStyle w:val="Textodecomentrio"/>
      </w:pPr>
    </w:p>
  </w:comment>
  <w:comment w:id="100" w:author="Douglas Junior" w:date="2015-06-17T21:18:00Z" w:initials="DJ">
    <w:p w14:paraId="66B96370" w14:textId="77777777" w:rsidR="00D44A46" w:rsidRDefault="00D44A46" w:rsidP="00D36B99">
      <w:pPr>
        <w:pStyle w:val="Textodecomentrio"/>
      </w:pPr>
      <w:r>
        <w:rPr>
          <w:rStyle w:val="Refdecomentrio"/>
        </w:rPr>
        <w:annotationRef/>
      </w:r>
      <w:r>
        <w:rPr>
          <w:noProof/>
        </w:rPr>
        <w:t>Colocar referência ou nota de rodapé.</w:t>
      </w:r>
    </w:p>
    <w:p w14:paraId="45C9124D" w14:textId="4DCFDE9A" w:rsidR="00D44A46" w:rsidRDefault="00D44A46">
      <w:pPr>
        <w:pStyle w:val="Textodecomentrio"/>
      </w:pPr>
    </w:p>
  </w:comment>
  <w:comment w:id="101" w:author="Douglas Junior" w:date="2015-06-17T21:18:00Z" w:initials="DJ">
    <w:p w14:paraId="2DD2DE05" w14:textId="77777777" w:rsidR="00D44A46" w:rsidRDefault="00D44A46" w:rsidP="00D36B99">
      <w:pPr>
        <w:pStyle w:val="Textodecomentrio"/>
      </w:pPr>
      <w:r>
        <w:rPr>
          <w:rStyle w:val="Refdecomentrio"/>
        </w:rPr>
        <w:annotationRef/>
      </w:r>
      <w:r>
        <w:rPr>
          <w:noProof/>
        </w:rPr>
        <w:t>Colocar referência ou nota de rodapé.</w:t>
      </w:r>
    </w:p>
    <w:p w14:paraId="679AFC55" w14:textId="3FCF3C7E" w:rsidR="00D44A46" w:rsidRDefault="00D44A46">
      <w:pPr>
        <w:pStyle w:val="Textodecomentrio"/>
      </w:pP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BB3E10A" w15:done="0"/>
  <w15:commentEx w15:paraId="31146B46" w15:done="1"/>
  <w15:commentEx w15:paraId="51237A50" w15:done="1"/>
  <w15:commentEx w15:paraId="2B49011E" w15:done="0"/>
  <w15:commentEx w15:paraId="18BFAD5C" w15:done="1"/>
  <w15:commentEx w15:paraId="324643AE" w15:done="1"/>
  <w15:commentEx w15:paraId="3AB555A6" w15:done="1"/>
  <w15:commentEx w15:paraId="45C9124D" w15:done="0"/>
  <w15:commentEx w15:paraId="679AFC55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8660C0A" w14:textId="77777777" w:rsidR="00A63E96" w:rsidRDefault="00A63E96">
      <w:pPr>
        <w:spacing w:line="240" w:lineRule="auto"/>
      </w:pPr>
      <w:r>
        <w:separator/>
      </w:r>
    </w:p>
  </w:endnote>
  <w:endnote w:type="continuationSeparator" w:id="0">
    <w:p w14:paraId="6701CC9C" w14:textId="77777777" w:rsidR="00A63E96" w:rsidRDefault="00A63E9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OpenSymbol">
    <w:altName w:val="Arial Unicode MS"/>
    <w:charset w:val="02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Droid Sans Fallback">
    <w:panose1 w:val="00000000000000000000"/>
    <w:charset w:val="00"/>
    <w:family w:val="roman"/>
    <w:notTrueType/>
    <w:pitch w:val="default"/>
  </w:font>
  <w:font w:name="FreeSans">
    <w:panose1 w:val="00000000000000000000"/>
    <w:charset w:val="00"/>
    <w:family w:val="roman"/>
    <w:notTrueType/>
    <w:pitch w:val="default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Microsoft YaHe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3CD79A5" w14:textId="77777777" w:rsidR="00A63E96" w:rsidRDefault="00A63E96">
      <w:pPr>
        <w:spacing w:line="240" w:lineRule="auto"/>
      </w:pPr>
      <w:r>
        <w:separator/>
      </w:r>
    </w:p>
  </w:footnote>
  <w:footnote w:type="continuationSeparator" w:id="0">
    <w:p w14:paraId="5517C69D" w14:textId="77777777" w:rsidR="00A63E96" w:rsidRDefault="00A63E96">
      <w:pPr>
        <w:spacing w:line="240" w:lineRule="auto"/>
      </w:pPr>
      <w:r>
        <w:continuationSeparator/>
      </w:r>
    </w:p>
  </w:footnote>
  <w:footnote w:id="1">
    <w:p w14:paraId="121FEB38" w14:textId="16C205E5" w:rsidR="00D44A46" w:rsidRDefault="00D44A46">
      <w:pPr>
        <w:pStyle w:val="Textodenotaderodap"/>
      </w:pPr>
      <w:r>
        <w:rPr>
          <w:rStyle w:val="Refdenotaderodap"/>
        </w:rPr>
        <w:footnoteRef/>
      </w:r>
      <w:r>
        <w:t xml:space="preserve"> Sistema operacional do Google.</w:t>
      </w:r>
    </w:p>
  </w:footnote>
  <w:footnote w:id="2">
    <w:p w14:paraId="50916C29" w14:textId="5C9AF196" w:rsidR="00D44A46" w:rsidRDefault="00D44A46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hyperlink r:id="rId1" w:history="1">
        <w:r w:rsidRPr="006578D5">
          <w:rPr>
            <w:rStyle w:val="Hyperlink"/>
          </w:rPr>
          <w:t>http://www.uolhost.com.br/</w:t>
        </w:r>
      </w:hyperlink>
    </w:p>
  </w:footnote>
  <w:footnote w:id="3">
    <w:p w14:paraId="3F3301A0" w14:textId="0216BBD1" w:rsidR="00D44A46" w:rsidRDefault="00D44A46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hyperlink r:id="rId2" w:history="1">
        <w:r w:rsidRPr="006578D5">
          <w:rPr>
            <w:rStyle w:val="Hyperlink"/>
          </w:rPr>
          <w:t>http://www.locaweb.com.br/default.html</w:t>
        </w:r>
      </w:hyperlink>
    </w:p>
  </w:footnote>
  <w:footnote w:id="4">
    <w:p w14:paraId="3D2FEAD0" w14:textId="1351516F" w:rsidR="00D44A46" w:rsidRDefault="00D44A46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hyperlink r:id="rId3" w:history="1">
        <w:r w:rsidRPr="006578D5">
          <w:rPr>
            <w:rStyle w:val="Hyperlink"/>
          </w:rPr>
          <w:t>https://www.hostgator.com.br/</w:t>
        </w:r>
      </w:hyperlink>
    </w:p>
  </w:footnote>
  <w:footnote w:id="5">
    <w:p w14:paraId="4D0867E8" w14:textId="126E84FD" w:rsidR="00D44A46" w:rsidRDefault="00D44A46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hyperlink r:id="rId4" w:history="1">
        <w:r w:rsidRPr="00280E85">
          <w:rPr>
            <w:rStyle w:val="Hyperlink"/>
          </w:rPr>
          <w:t>http://www.ifood.com.br</w:t>
        </w:r>
      </w:hyperlink>
    </w:p>
  </w:footnote>
  <w:footnote w:id="6">
    <w:p w14:paraId="6132BF95" w14:textId="3A63E32F" w:rsidR="00D44A46" w:rsidRDefault="00D44A46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hyperlink r:id="rId5" w:history="1">
        <w:r w:rsidRPr="006578D5">
          <w:rPr>
            <w:rStyle w:val="Hyperlink"/>
          </w:rPr>
          <w:t>http://www.w3.org/TR/html5/</w:t>
        </w:r>
      </w:hyperlink>
    </w:p>
  </w:footnote>
  <w:footnote w:id="7">
    <w:p w14:paraId="455B1452" w14:textId="206E168D" w:rsidR="00D44A46" w:rsidRDefault="00D44A46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hyperlink r:id="rId6" w:history="1">
        <w:r w:rsidRPr="006578D5">
          <w:rPr>
            <w:rStyle w:val="Hyperlink"/>
          </w:rPr>
          <w:t>http://www.w3.org/TR/CSS/</w:t>
        </w:r>
      </w:hyperlink>
    </w:p>
  </w:footnote>
  <w:footnote w:id="8">
    <w:p w14:paraId="55A4D6DD" w14:textId="54953C14" w:rsidR="00D44A46" w:rsidRDefault="00D44A46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hyperlink r:id="rId7" w:history="1">
        <w:r w:rsidRPr="006578D5">
          <w:rPr>
            <w:rStyle w:val="Hyperlink"/>
          </w:rPr>
          <w:t>https://developer.mozilla.org/en-US/docs/Web/JavaScript</w:t>
        </w:r>
      </w:hyperlink>
    </w:p>
  </w:footnote>
  <w:footnote w:id="9">
    <w:p w14:paraId="43C3F251" w14:textId="51043AC7" w:rsidR="00D44A46" w:rsidRDefault="00D44A46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hyperlink r:id="rId8" w:history="1">
        <w:r w:rsidRPr="006578D5">
          <w:rPr>
            <w:rStyle w:val="Hyperlink"/>
          </w:rPr>
          <w:t>http://php.net/manual/pt_BR/intro-whatis.php</w:t>
        </w:r>
      </w:hyperlink>
    </w:p>
  </w:footnote>
  <w:footnote w:id="10">
    <w:p w14:paraId="3DA9CA85" w14:textId="30A8DCA6" w:rsidR="00D44A46" w:rsidRDefault="00D44A46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hyperlink r:id="rId9" w:history="1">
        <w:r w:rsidRPr="006578D5">
          <w:rPr>
            <w:rStyle w:val="Hyperlink"/>
          </w:rPr>
          <w:t>http://www.linux.org/</w:t>
        </w:r>
      </w:hyperlink>
    </w:p>
  </w:footnote>
  <w:footnote w:id="11">
    <w:p w14:paraId="6646AC3D" w14:textId="5C5B01EF" w:rsidR="00D44A46" w:rsidRDefault="00D44A46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hyperlink r:id="rId10" w:history="1">
        <w:r w:rsidRPr="00280E85">
          <w:rPr>
            <w:rStyle w:val="Hyperlink"/>
          </w:rPr>
          <w:t>http://cin.ufpe.br/~erp/DesenvWeb/aulas/http_servlet/http.pdf</w:t>
        </w:r>
      </w:hyperlink>
    </w:p>
  </w:footnote>
  <w:footnote w:id="12">
    <w:p w14:paraId="26AE11C1" w14:textId="7551AC2F" w:rsidR="00D44A46" w:rsidRDefault="00D44A46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hyperlink r:id="rId11" w:history="1">
        <w:r w:rsidRPr="006578D5">
          <w:rPr>
            <w:rStyle w:val="Hyperlink"/>
          </w:rPr>
          <w:t>https://www.sqlite.org/</w:t>
        </w:r>
      </w:hyperlink>
    </w:p>
  </w:footnote>
  <w:footnote w:id="13">
    <w:p w14:paraId="44C986C8" w14:textId="1C230814" w:rsidR="00D44A46" w:rsidRDefault="00D44A46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hyperlink r:id="rId12" w:history="1">
        <w:r w:rsidRPr="006578D5">
          <w:rPr>
            <w:rStyle w:val="Hyperlink"/>
          </w:rPr>
          <w:t>http://www.techtudo.com.br/artigos/noticia/2011/01/afinal-o-que-e-android.html</w:t>
        </w:r>
      </w:hyperlink>
    </w:p>
  </w:footnote>
  <w:footnote w:id="14">
    <w:p w14:paraId="0DF981FD" w14:textId="63D41869" w:rsidR="00D44A46" w:rsidRDefault="00D44A46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hyperlink r:id="rId13" w:history="1">
        <w:r w:rsidRPr="006578D5">
          <w:rPr>
            <w:rStyle w:val="Hyperlink"/>
          </w:rPr>
          <w:t>http://javafree.uol.com.br/artigo/871498/Tutorial-Java-O-que-e-Java.html</w:t>
        </w:r>
      </w:hyperlink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55E9D7F" w14:textId="77777777" w:rsidR="00D44A46" w:rsidRDefault="00D44A46">
    <w:pPr>
      <w:pStyle w:val="Cabealho"/>
      <w:jc w:val="right"/>
    </w:pPr>
  </w:p>
  <w:p w14:paraId="49CCFBC2" w14:textId="77777777" w:rsidR="00D44A46" w:rsidRDefault="00D44A46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159248B" w14:textId="20F84A12" w:rsidR="00D44A46" w:rsidRDefault="00D44A46">
    <w:pPr>
      <w:pStyle w:val="Cabealho"/>
      <w:jc w:val="right"/>
    </w:pPr>
    <w:r>
      <w:fldChar w:fldCharType="begin"/>
    </w:r>
    <w:r>
      <w:instrText>PAGE</w:instrText>
    </w:r>
    <w:r>
      <w:fldChar w:fldCharType="separate"/>
    </w:r>
    <w:r w:rsidR="000B0F9C">
      <w:rPr>
        <w:noProof/>
      </w:rPr>
      <w:t>52</w:t>
    </w:r>
    <w:r>
      <w:fldChar w:fldCharType="end"/>
    </w:r>
  </w:p>
  <w:p w14:paraId="13DBB9CC" w14:textId="77777777" w:rsidR="00D44A46" w:rsidRDefault="00D44A46">
    <w:pPr>
      <w:pStyle w:val="Cabealh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A878DD" w14:textId="5E0C5C7B" w:rsidR="00D44A46" w:rsidRDefault="00D44A46">
    <w:pPr>
      <w:pStyle w:val="Cabealho"/>
      <w:jc w:val="right"/>
    </w:pPr>
    <w:r>
      <w:fldChar w:fldCharType="begin"/>
    </w:r>
    <w:r>
      <w:instrText>PAGE</w:instrText>
    </w:r>
    <w:r>
      <w:fldChar w:fldCharType="separate"/>
    </w:r>
    <w:r w:rsidR="000B0F9C">
      <w:rPr>
        <w:noProof/>
      </w:rPr>
      <w:t>53</w:t>
    </w:r>
    <w:r>
      <w:fldChar w:fldCharType="end"/>
    </w:r>
  </w:p>
  <w:p w14:paraId="2631803E" w14:textId="77777777" w:rsidR="00D44A46" w:rsidRDefault="00D44A46">
    <w:pPr>
      <w:pStyle w:val="Cabealho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FB6A52E" w14:textId="5D182684" w:rsidR="00D44A46" w:rsidRDefault="00D44A46">
    <w:pPr>
      <w:pStyle w:val="Cabealho"/>
      <w:jc w:val="right"/>
    </w:pPr>
    <w:r>
      <w:fldChar w:fldCharType="begin"/>
    </w:r>
    <w:r>
      <w:instrText>PAGE</w:instrText>
    </w:r>
    <w:r>
      <w:fldChar w:fldCharType="separate"/>
    </w:r>
    <w:r w:rsidR="000B0F9C">
      <w:rPr>
        <w:noProof/>
      </w:rPr>
      <w:t>54</w:t>
    </w:r>
    <w:r>
      <w:fldChar w:fldCharType="end"/>
    </w:r>
  </w:p>
  <w:p w14:paraId="5CEBA13D" w14:textId="77777777" w:rsidR="00D44A46" w:rsidRDefault="00D44A46">
    <w:pPr>
      <w:pStyle w:val="Cabealho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267A77" w14:textId="6E313B6A" w:rsidR="00D44A46" w:rsidRDefault="00D44A46">
    <w:pPr>
      <w:pStyle w:val="Cabealho"/>
      <w:jc w:val="right"/>
    </w:pPr>
    <w:r>
      <w:fldChar w:fldCharType="begin"/>
    </w:r>
    <w:r>
      <w:instrText>PAGE</w:instrText>
    </w:r>
    <w:r>
      <w:fldChar w:fldCharType="separate"/>
    </w:r>
    <w:r w:rsidR="000B0F9C">
      <w:rPr>
        <w:noProof/>
      </w:rPr>
      <w:t>55</w:t>
    </w:r>
    <w:r>
      <w:fldChar w:fldCharType="end"/>
    </w:r>
  </w:p>
  <w:p w14:paraId="1F34FAA1" w14:textId="77777777" w:rsidR="00D44A46" w:rsidRDefault="00D44A46">
    <w:pPr>
      <w:pStyle w:val="Cabealho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3031B6A" w14:textId="46410838" w:rsidR="00D44A46" w:rsidRDefault="00D44A46">
    <w:pPr>
      <w:pStyle w:val="Cabealho"/>
      <w:jc w:val="right"/>
    </w:pPr>
    <w:r>
      <w:fldChar w:fldCharType="begin"/>
    </w:r>
    <w:r>
      <w:instrText>PAGE</w:instrText>
    </w:r>
    <w:r>
      <w:fldChar w:fldCharType="separate"/>
    </w:r>
    <w:r w:rsidR="000B0F9C">
      <w:rPr>
        <w:noProof/>
      </w:rPr>
      <w:t>56</w:t>
    </w:r>
    <w:r>
      <w:fldChar w:fldCharType="end"/>
    </w:r>
  </w:p>
  <w:p w14:paraId="793F5F83" w14:textId="77777777" w:rsidR="00D44A46" w:rsidRDefault="00D44A46">
    <w:pPr>
      <w:pStyle w:val="Cabealho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18B0CB" w14:textId="4807CA2D" w:rsidR="00D44A46" w:rsidRDefault="00D44A46">
    <w:pPr>
      <w:pStyle w:val="Cabealho"/>
      <w:jc w:val="right"/>
    </w:pPr>
    <w:r>
      <w:fldChar w:fldCharType="begin"/>
    </w:r>
    <w:r>
      <w:instrText>PAGE</w:instrText>
    </w:r>
    <w:r>
      <w:fldChar w:fldCharType="separate"/>
    </w:r>
    <w:r w:rsidR="000B0F9C">
      <w:rPr>
        <w:noProof/>
      </w:rPr>
      <w:t>57</w:t>
    </w:r>
    <w:r>
      <w:fldChar w:fldCharType="end"/>
    </w:r>
  </w:p>
  <w:p w14:paraId="56431597" w14:textId="77777777" w:rsidR="00D44A46" w:rsidRDefault="00D44A46">
    <w:pPr>
      <w:pStyle w:val="Cabealho"/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A0BE56" w14:textId="77777777" w:rsidR="00D44A46" w:rsidRDefault="00D44A46">
    <w:pPr>
      <w:pStyle w:val="Cabealho"/>
      <w:jc w:val="right"/>
    </w:pPr>
    <w:r>
      <w:fldChar w:fldCharType="begin"/>
    </w:r>
    <w:r>
      <w:instrText>PAGE</w:instrText>
    </w:r>
    <w:r>
      <w:fldChar w:fldCharType="separate"/>
    </w:r>
    <w:r w:rsidR="000B0F9C">
      <w:rPr>
        <w:noProof/>
      </w:rPr>
      <w:t>60</w:t>
    </w:r>
    <w:r>
      <w:fldChar w:fldCharType="end"/>
    </w:r>
  </w:p>
  <w:p w14:paraId="39B2B0F3" w14:textId="77777777" w:rsidR="00D44A46" w:rsidRDefault="00D44A46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6B1D6E"/>
    <w:multiLevelType w:val="multilevel"/>
    <w:tmpl w:val="6C381D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>
    <w:nsid w:val="04514A45"/>
    <w:multiLevelType w:val="multilevel"/>
    <w:tmpl w:val="FBAC9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nsid w:val="05A42365"/>
    <w:multiLevelType w:val="multilevel"/>
    <w:tmpl w:val="0DFE2B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nsid w:val="05A52BAD"/>
    <w:multiLevelType w:val="multilevel"/>
    <w:tmpl w:val="6B80AC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nsid w:val="0927521E"/>
    <w:multiLevelType w:val="hybridMultilevel"/>
    <w:tmpl w:val="32F428C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ACE2487"/>
    <w:multiLevelType w:val="multilevel"/>
    <w:tmpl w:val="EA289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>
    <w:nsid w:val="0B3050D9"/>
    <w:multiLevelType w:val="multilevel"/>
    <w:tmpl w:val="91A2842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>
    <w:nsid w:val="0B4F04F1"/>
    <w:multiLevelType w:val="multilevel"/>
    <w:tmpl w:val="6F70A3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>
    <w:nsid w:val="0C2633F8"/>
    <w:multiLevelType w:val="multilevel"/>
    <w:tmpl w:val="F0245F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">
    <w:nsid w:val="105D76D6"/>
    <w:multiLevelType w:val="multilevel"/>
    <w:tmpl w:val="7730D1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0">
    <w:nsid w:val="12241E06"/>
    <w:multiLevelType w:val="multilevel"/>
    <w:tmpl w:val="07E89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>
    <w:nsid w:val="143018F5"/>
    <w:multiLevelType w:val="multilevel"/>
    <w:tmpl w:val="CB2038E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sz w:val="24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suff w:val="space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16AE3F93"/>
    <w:multiLevelType w:val="multilevel"/>
    <w:tmpl w:val="46FA676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sz w:val="24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suff w:val="space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188E388A"/>
    <w:multiLevelType w:val="multilevel"/>
    <w:tmpl w:val="9B2EA0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4">
    <w:nsid w:val="195F04B2"/>
    <w:multiLevelType w:val="multilevel"/>
    <w:tmpl w:val="BAB2CD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9EE79EB"/>
    <w:multiLevelType w:val="multilevel"/>
    <w:tmpl w:val="20BE5E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6">
    <w:nsid w:val="1A92767C"/>
    <w:multiLevelType w:val="multilevel"/>
    <w:tmpl w:val="8F507B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7">
    <w:nsid w:val="1B750F44"/>
    <w:multiLevelType w:val="multilevel"/>
    <w:tmpl w:val="999218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8">
    <w:nsid w:val="1D7F5B58"/>
    <w:multiLevelType w:val="multilevel"/>
    <w:tmpl w:val="F1E2F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9">
    <w:nsid w:val="1E957E23"/>
    <w:multiLevelType w:val="multilevel"/>
    <w:tmpl w:val="AA76121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1ECB0DD9"/>
    <w:multiLevelType w:val="multilevel"/>
    <w:tmpl w:val="C69E5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1">
    <w:nsid w:val="21712805"/>
    <w:multiLevelType w:val="multilevel"/>
    <w:tmpl w:val="E960A5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2">
    <w:nsid w:val="22455CDB"/>
    <w:multiLevelType w:val="multilevel"/>
    <w:tmpl w:val="29A865F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28A02F92"/>
    <w:multiLevelType w:val="multilevel"/>
    <w:tmpl w:val="6BFADA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2AAA09D4"/>
    <w:multiLevelType w:val="hybridMultilevel"/>
    <w:tmpl w:val="8BD87622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2CD34401"/>
    <w:multiLevelType w:val="multilevel"/>
    <w:tmpl w:val="46BC0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6">
    <w:nsid w:val="2DB35C56"/>
    <w:multiLevelType w:val="multilevel"/>
    <w:tmpl w:val="28C42E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7">
    <w:nsid w:val="311E02E0"/>
    <w:multiLevelType w:val="hybridMultilevel"/>
    <w:tmpl w:val="01C667D4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336571DF"/>
    <w:multiLevelType w:val="multilevel"/>
    <w:tmpl w:val="7A0455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9">
    <w:nsid w:val="33807775"/>
    <w:multiLevelType w:val="multilevel"/>
    <w:tmpl w:val="3502ED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0">
    <w:nsid w:val="37AA414B"/>
    <w:multiLevelType w:val="multilevel"/>
    <w:tmpl w:val="2E7CC8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1">
    <w:nsid w:val="38652CF4"/>
    <w:multiLevelType w:val="multilevel"/>
    <w:tmpl w:val="B19083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2">
    <w:nsid w:val="3A905D4B"/>
    <w:multiLevelType w:val="multilevel"/>
    <w:tmpl w:val="828003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3">
    <w:nsid w:val="3B7D71F0"/>
    <w:multiLevelType w:val="multilevel"/>
    <w:tmpl w:val="CB2038E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sz w:val="24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suff w:val="space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>
    <w:nsid w:val="4725280E"/>
    <w:multiLevelType w:val="multilevel"/>
    <w:tmpl w:val="B82857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5">
    <w:nsid w:val="48C865A7"/>
    <w:multiLevelType w:val="hybridMultilevel"/>
    <w:tmpl w:val="F4642AB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48EF2D36"/>
    <w:multiLevelType w:val="multilevel"/>
    <w:tmpl w:val="5D808B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7">
    <w:nsid w:val="4EB967F4"/>
    <w:multiLevelType w:val="multilevel"/>
    <w:tmpl w:val="A79A54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8">
    <w:nsid w:val="4FA23DEC"/>
    <w:multiLevelType w:val="multilevel"/>
    <w:tmpl w:val="749E5A8E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39">
    <w:nsid w:val="4FAF3030"/>
    <w:multiLevelType w:val="multilevel"/>
    <w:tmpl w:val="9E4EA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0">
    <w:nsid w:val="506F06D7"/>
    <w:multiLevelType w:val="multilevel"/>
    <w:tmpl w:val="9C20EF68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1">
    <w:nsid w:val="50A179BF"/>
    <w:multiLevelType w:val="multilevel"/>
    <w:tmpl w:val="C9009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2">
    <w:nsid w:val="554F7B1B"/>
    <w:multiLevelType w:val="multilevel"/>
    <w:tmpl w:val="FD2C0F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3">
    <w:nsid w:val="56071F23"/>
    <w:multiLevelType w:val="multilevel"/>
    <w:tmpl w:val="6E74DD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4">
    <w:nsid w:val="56AE12BA"/>
    <w:multiLevelType w:val="multilevel"/>
    <w:tmpl w:val="17E861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5">
    <w:nsid w:val="579247F4"/>
    <w:multiLevelType w:val="multilevel"/>
    <w:tmpl w:val="4238CA1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b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position w:val="0"/>
        <w:sz w:val="28"/>
        <w:szCs w:val="28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suff w:val="space"/>
      <w:lvlText w:val="%1.%2.%3."/>
      <w:lvlJc w:val="left"/>
      <w:pPr>
        <w:ind w:left="1224" w:hanging="504"/>
      </w:pPr>
      <w:rPr>
        <w:color w:val="000000" w:themeColor="text1"/>
        <w:sz w:val="32"/>
        <w:szCs w:val="32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6">
    <w:nsid w:val="57B45F60"/>
    <w:multiLevelType w:val="multilevel"/>
    <w:tmpl w:val="7C8C6F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7">
    <w:nsid w:val="5AC44F71"/>
    <w:multiLevelType w:val="multilevel"/>
    <w:tmpl w:val="C7268886"/>
    <w:lvl w:ilvl="0">
      <w:start w:val="7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8">
    <w:nsid w:val="5BCD07EE"/>
    <w:multiLevelType w:val="multilevel"/>
    <w:tmpl w:val="A89A90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9">
    <w:nsid w:val="60195A41"/>
    <w:multiLevelType w:val="multilevel"/>
    <w:tmpl w:val="46FA676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sz w:val="24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suff w:val="space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0">
    <w:nsid w:val="61583D16"/>
    <w:multiLevelType w:val="multilevel"/>
    <w:tmpl w:val="643016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1">
    <w:nsid w:val="61A37F20"/>
    <w:multiLevelType w:val="multilevel"/>
    <w:tmpl w:val="84F653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2">
    <w:nsid w:val="668B3BA6"/>
    <w:multiLevelType w:val="multilevel"/>
    <w:tmpl w:val="FEC46E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3">
    <w:nsid w:val="66DF5013"/>
    <w:multiLevelType w:val="multilevel"/>
    <w:tmpl w:val="6076F7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4">
    <w:nsid w:val="66F92482"/>
    <w:multiLevelType w:val="multilevel"/>
    <w:tmpl w:val="870EA1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5">
    <w:nsid w:val="691C30C1"/>
    <w:multiLevelType w:val="multilevel"/>
    <w:tmpl w:val="CB2038E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sz w:val="24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suff w:val="space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6">
    <w:nsid w:val="6D1638D2"/>
    <w:multiLevelType w:val="multilevel"/>
    <w:tmpl w:val="11E28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7">
    <w:nsid w:val="6F305D80"/>
    <w:multiLevelType w:val="multilevel"/>
    <w:tmpl w:val="A22881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8">
    <w:nsid w:val="73CA57C2"/>
    <w:multiLevelType w:val="multilevel"/>
    <w:tmpl w:val="CD5CD5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9">
    <w:nsid w:val="75EA5ED5"/>
    <w:multiLevelType w:val="multilevel"/>
    <w:tmpl w:val="A95005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0">
    <w:nsid w:val="7DAB5C6B"/>
    <w:multiLevelType w:val="multilevel"/>
    <w:tmpl w:val="632031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45"/>
  </w:num>
  <w:num w:numId="2">
    <w:abstractNumId w:val="22"/>
  </w:num>
  <w:num w:numId="3">
    <w:abstractNumId w:val="23"/>
  </w:num>
  <w:num w:numId="4">
    <w:abstractNumId w:val="14"/>
  </w:num>
  <w:num w:numId="5">
    <w:abstractNumId w:val="6"/>
  </w:num>
  <w:num w:numId="6">
    <w:abstractNumId w:val="19"/>
  </w:num>
  <w:num w:numId="7">
    <w:abstractNumId w:val="50"/>
  </w:num>
  <w:num w:numId="8">
    <w:abstractNumId w:val="59"/>
  </w:num>
  <w:num w:numId="9">
    <w:abstractNumId w:val="54"/>
  </w:num>
  <w:num w:numId="10">
    <w:abstractNumId w:val="44"/>
  </w:num>
  <w:num w:numId="11">
    <w:abstractNumId w:val="20"/>
  </w:num>
  <w:num w:numId="12">
    <w:abstractNumId w:val="1"/>
  </w:num>
  <w:num w:numId="13">
    <w:abstractNumId w:val="7"/>
  </w:num>
  <w:num w:numId="14">
    <w:abstractNumId w:val="52"/>
  </w:num>
  <w:num w:numId="15">
    <w:abstractNumId w:val="0"/>
  </w:num>
  <w:num w:numId="16">
    <w:abstractNumId w:val="43"/>
  </w:num>
  <w:num w:numId="17">
    <w:abstractNumId w:val="17"/>
  </w:num>
  <w:num w:numId="18">
    <w:abstractNumId w:val="32"/>
  </w:num>
  <w:num w:numId="19">
    <w:abstractNumId w:val="29"/>
  </w:num>
  <w:num w:numId="20">
    <w:abstractNumId w:val="34"/>
  </w:num>
  <w:num w:numId="21">
    <w:abstractNumId w:val="5"/>
  </w:num>
  <w:num w:numId="22">
    <w:abstractNumId w:val="57"/>
  </w:num>
  <w:num w:numId="23">
    <w:abstractNumId w:val="26"/>
  </w:num>
  <w:num w:numId="24">
    <w:abstractNumId w:val="41"/>
  </w:num>
  <w:num w:numId="25">
    <w:abstractNumId w:val="16"/>
  </w:num>
  <w:num w:numId="26">
    <w:abstractNumId w:val="8"/>
  </w:num>
  <w:num w:numId="27">
    <w:abstractNumId w:val="42"/>
  </w:num>
  <w:num w:numId="28">
    <w:abstractNumId w:val="28"/>
  </w:num>
  <w:num w:numId="29">
    <w:abstractNumId w:val="30"/>
  </w:num>
  <w:num w:numId="30">
    <w:abstractNumId w:val="58"/>
  </w:num>
  <w:num w:numId="31">
    <w:abstractNumId w:val="2"/>
  </w:num>
  <w:num w:numId="32">
    <w:abstractNumId w:val="53"/>
  </w:num>
  <w:num w:numId="33">
    <w:abstractNumId w:val="36"/>
  </w:num>
  <w:num w:numId="34">
    <w:abstractNumId w:val="21"/>
  </w:num>
  <w:num w:numId="35">
    <w:abstractNumId w:val="51"/>
  </w:num>
  <w:num w:numId="36">
    <w:abstractNumId w:val="3"/>
  </w:num>
  <w:num w:numId="37">
    <w:abstractNumId w:val="60"/>
  </w:num>
  <w:num w:numId="38">
    <w:abstractNumId w:val="9"/>
  </w:num>
  <w:num w:numId="39">
    <w:abstractNumId w:val="48"/>
  </w:num>
  <w:num w:numId="40">
    <w:abstractNumId w:val="25"/>
  </w:num>
  <w:num w:numId="41">
    <w:abstractNumId w:val="13"/>
  </w:num>
  <w:num w:numId="42">
    <w:abstractNumId w:val="18"/>
  </w:num>
  <w:num w:numId="43">
    <w:abstractNumId w:val="46"/>
  </w:num>
  <w:num w:numId="44">
    <w:abstractNumId w:val="56"/>
  </w:num>
  <w:num w:numId="45">
    <w:abstractNumId w:val="31"/>
  </w:num>
  <w:num w:numId="46">
    <w:abstractNumId w:val="10"/>
  </w:num>
  <w:num w:numId="47">
    <w:abstractNumId w:val="15"/>
  </w:num>
  <w:num w:numId="48">
    <w:abstractNumId w:val="39"/>
  </w:num>
  <w:num w:numId="49">
    <w:abstractNumId w:val="37"/>
  </w:num>
  <w:num w:numId="50">
    <w:abstractNumId w:val="38"/>
  </w:num>
  <w:num w:numId="51">
    <w:abstractNumId w:val="49"/>
  </w:num>
  <w:num w:numId="52">
    <w:abstractNumId w:val="12"/>
  </w:num>
  <w:num w:numId="53">
    <w:abstractNumId w:val="40"/>
  </w:num>
  <w:num w:numId="54">
    <w:abstractNumId w:val="33"/>
  </w:num>
  <w:num w:numId="55">
    <w:abstractNumId w:val="55"/>
  </w:num>
  <w:num w:numId="56">
    <w:abstractNumId w:val="11"/>
  </w:num>
  <w:num w:numId="57">
    <w:abstractNumId w:val="47"/>
  </w:num>
  <w:num w:numId="58">
    <w:abstractNumId w:val="24"/>
  </w:num>
  <w:num w:numId="59">
    <w:abstractNumId w:val="27"/>
  </w:num>
  <w:num w:numId="60">
    <w:abstractNumId w:val="35"/>
  </w:num>
  <w:num w:numId="61">
    <w:abstractNumId w:val="4"/>
  </w:num>
  <w:numIdMacAtCleanup w:val="56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User">
    <w15:presenceInfo w15:providerId="None" w15:userId="User"/>
  </w15:person>
  <w15:person w15:author="Douglas Junior">
    <w15:presenceInfo w15:providerId="Windows Live" w15:userId="49402366517c885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584C"/>
    <w:rsid w:val="0000137B"/>
    <w:rsid w:val="00004645"/>
    <w:rsid w:val="00004E0A"/>
    <w:rsid w:val="0001370A"/>
    <w:rsid w:val="0001476F"/>
    <w:rsid w:val="00044C77"/>
    <w:rsid w:val="000460D6"/>
    <w:rsid w:val="00046846"/>
    <w:rsid w:val="000560AC"/>
    <w:rsid w:val="00063716"/>
    <w:rsid w:val="00064B14"/>
    <w:rsid w:val="00064E9F"/>
    <w:rsid w:val="0007501A"/>
    <w:rsid w:val="00077491"/>
    <w:rsid w:val="00084C1A"/>
    <w:rsid w:val="00085817"/>
    <w:rsid w:val="0009020B"/>
    <w:rsid w:val="00091501"/>
    <w:rsid w:val="000A4BEB"/>
    <w:rsid w:val="000B0F9C"/>
    <w:rsid w:val="000B3C7D"/>
    <w:rsid w:val="000B58AA"/>
    <w:rsid w:val="000B620E"/>
    <w:rsid w:val="000B6620"/>
    <w:rsid w:val="000C1FD2"/>
    <w:rsid w:val="000C41AA"/>
    <w:rsid w:val="000C5856"/>
    <w:rsid w:val="000D0313"/>
    <w:rsid w:val="000E6A19"/>
    <w:rsid w:val="000F1625"/>
    <w:rsid w:val="000F312D"/>
    <w:rsid w:val="000F351E"/>
    <w:rsid w:val="001334CB"/>
    <w:rsid w:val="00133AD9"/>
    <w:rsid w:val="001360AE"/>
    <w:rsid w:val="00142ED7"/>
    <w:rsid w:val="001433AD"/>
    <w:rsid w:val="00145795"/>
    <w:rsid w:val="0014631A"/>
    <w:rsid w:val="00146B81"/>
    <w:rsid w:val="0016199C"/>
    <w:rsid w:val="00161E39"/>
    <w:rsid w:val="00166135"/>
    <w:rsid w:val="0017680C"/>
    <w:rsid w:val="00177370"/>
    <w:rsid w:val="00183265"/>
    <w:rsid w:val="00191724"/>
    <w:rsid w:val="00197AFD"/>
    <w:rsid w:val="001A0804"/>
    <w:rsid w:val="001A1B9D"/>
    <w:rsid w:val="001A4249"/>
    <w:rsid w:val="001A4EF1"/>
    <w:rsid w:val="001B0699"/>
    <w:rsid w:val="001B1314"/>
    <w:rsid w:val="001B46F8"/>
    <w:rsid w:val="001B482B"/>
    <w:rsid w:val="001B7ED6"/>
    <w:rsid w:val="001C1E2B"/>
    <w:rsid w:val="001C3C0D"/>
    <w:rsid w:val="001E5CD3"/>
    <w:rsid w:val="001E632F"/>
    <w:rsid w:val="001F3FF5"/>
    <w:rsid w:val="00202BCA"/>
    <w:rsid w:val="00210870"/>
    <w:rsid w:val="00221A73"/>
    <w:rsid w:val="0023175C"/>
    <w:rsid w:val="00231B7E"/>
    <w:rsid w:val="00232CB6"/>
    <w:rsid w:val="00235029"/>
    <w:rsid w:val="00237691"/>
    <w:rsid w:val="00240B21"/>
    <w:rsid w:val="002474FA"/>
    <w:rsid w:val="00253559"/>
    <w:rsid w:val="00253BE0"/>
    <w:rsid w:val="00256574"/>
    <w:rsid w:val="00260555"/>
    <w:rsid w:val="00261A8F"/>
    <w:rsid w:val="00265677"/>
    <w:rsid w:val="002756F7"/>
    <w:rsid w:val="00283EFC"/>
    <w:rsid w:val="00290D9E"/>
    <w:rsid w:val="002A1514"/>
    <w:rsid w:val="002B28FC"/>
    <w:rsid w:val="002C14D1"/>
    <w:rsid w:val="002C20F6"/>
    <w:rsid w:val="002C2957"/>
    <w:rsid w:val="002C62C2"/>
    <w:rsid w:val="002D64DD"/>
    <w:rsid w:val="002D69DC"/>
    <w:rsid w:val="002F224F"/>
    <w:rsid w:val="002F4E67"/>
    <w:rsid w:val="00300E00"/>
    <w:rsid w:val="003136AA"/>
    <w:rsid w:val="00321017"/>
    <w:rsid w:val="00322968"/>
    <w:rsid w:val="003241AD"/>
    <w:rsid w:val="00330557"/>
    <w:rsid w:val="00333BB8"/>
    <w:rsid w:val="00342299"/>
    <w:rsid w:val="00344A77"/>
    <w:rsid w:val="00350B38"/>
    <w:rsid w:val="00362CA0"/>
    <w:rsid w:val="00370818"/>
    <w:rsid w:val="003743B8"/>
    <w:rsid w:val="0037559B"/>
    <w:rsid w:val="00382A9A"/>
    <w:rsid w:val="00390036"/>
    <w:rsid w:val="003A1143"/>
    <w:rsid w:val="003A4B30"/>
    <w:rsid w:val="003A4F9C"/>
    <w:rsid w:val="003B35C6"/>
    <w:rsid w:val="003B6B58"/>
    <w:rsid w:val="003B792D"/>
    <w:rsid w:val="003C1941"/>
    <w:rsid w:val="003C64BA"/>
    <w:rsid w:val="003E342A"/>
    <w:rsid w:val="003F1C59"/>
    <w:rsid w:val="004065E1"/>
    <w:rsid w:val="00406671"/>
    <w:rsid w:val="00407D89"/>
    <w:rsid w:val="004141D0"/>
    <w:rsid w:val="00414EF2"/>
    <w:rsid w:val="004200D7"/>
    <w:rsid w:val="00423C82"/>
    <w:rsid w:val="00424349"/>
    <w:rsid w:val="00431203"/>
    <w:rsid w:val="00432679"/>
    <w:rsid w:val="00436EA5"/>
    <w:rsid w:val="00445FE9"/>
    <w:rsid w:val="00455C3E"/>
    <w:rsid w:val="00462373"/>
    <w:rsid w:val="0047178C"/>
    <w:rsid w:val="004766DC"/>
    <w:rsid w:val="00477FD0"/>
    <w:rsid w:val="00480433"/>
    <w:rsid w:val="00480D0D"/>
    <w:rsid w:val="00481CB0"/>
    <w:rsid w:val="00483297"/>
    <w:rsid w:val="004832F2"/>
    <w:rsid w:val="0048534A"/>
    <w:rsid w:val="00485BAE"/>
    <w:rsid w:val="00487B60"/>
    <w:rsid w:val="00495B8A"/>
    <w:rsid w:val="004A3B6C"/>
    <w:rsid w:val="004A7E72"/>
    <w:rsid w:val="004B0673"/>
    <w:rsid w:val="004B0B6D"/>
    <w:rsid w:val="004B1407"/>
    <w:rsid w:val="004D2F66"/>
    <w:rsid w:val="004D3CC8"/>
    <w:rsid w:val="004D4459"/>
    <w:rsid w:val="004D6CFC"/>
    <w:rsid w:val="004D70E2"/>
    <w:rsid w:val="004F184B"/>
    <w:rsid w:val="004F3309"/>
    <w:rsid w:val="004F6921"/>
    <w:rsid w:val="00500D64"/>
    <w:rsid w:val="00513D36"/>
    <w:rsid w:val="0051789B"/>
    <w:rsid w:val="00525FC3"/>
    <w:rsid w:val="00526636"/>
    <w:rsid w:val="00530FB6"/>
    <w:rsid w:val="005422F6"/>
    <w:rsid w:val="005430CA"/>
    <w:rsid w:val="00544532"/>
    <w:rsid w:val="0054584C"/>
    <w:rsid w:val="00547923"/>
    <w:rsid w:val="00550038"/>
    <w:rsid w:val="0055424D"/>
    <w:rsid w:val="005558A1"/>
    <w:rsid w:val="00557551"/>
    <w:rsid w:val="00566E6C"/>
    <w:rsid w:val="00571F1E"/>
    <w:rsid w:val="00571FCC"/>
    <w:rsid w:val="00580C76"/>
    <w:rsid w:val="00587086"/>
    <w:rsid w:val="005939DA"/>
    <w:rsid w:val="005C034A"/>
    <w:rsid w:val="005C1475"/>
    <w:rsid w:val="005D675E"/>
    <w:rsid w:val="005E4ACF"/>
    <w:rsid w:val="005F69C9"/>
    <w:rsid w:val="00602BDA"/>
    <w:rsid w:val="0061317B"/>
    <w:rsid w:val="00614A7C"/>
    <w:rsid w:val="0061734D"/>
    <w:rsid w:val="00622387"/>
    <w:rsid w:val="006320A4"/>
    <w:rsid w:val="006333FE"/>
    <w:rsid w:val="0063619F"/>
    <w:rsid w:val="006476F1"/>
    <w:rsid w:val="00656851"/>
    <w:rsid w:val="00656894"/>
    <w:rsid w:val="00664C65"/>
    <w:rsid w:val="00666788"/>
    <w:rsid w:val="006757BA"/>
    <w:rsid w:val="006848A6"/>
    <w:rsid w:val="00686745"/>
    <w:rsid w:val="006874A5"/>
    <w:rsid w:val="00690976"/>
    <w:rsid w:val="006B1214"/>
    <w:rsid w:val="006B3599"/>
    <w:rsid w:val="006B62F1"/>
    <w:rsid w:val="006B7BF8"/>
    <w:rsid w:val="006C0E9C"/>
    <w:rsid w:val="006C4123"/>
    <w:rsid w:val="006C5F14"/>
    <w:rsid w:val="006C6DD6"/>
    <w:rsid w:val="006D10FF"/>
    <w:rsid w:val="006D1A4D"/>
    <w:rsid w:val="006D4555"/>
    <w:rsid w:val="006E4481"/>
    <w:rsid w:val="006E7B5E"/>
    <w:rsid w:val="006F76B1"/>
    <w:rsid w:val="006F7E3D"/>
    <w:rsid w:val="00700B82"/>
    <w:rsid w:val="007056ED"/>
    <w:rsid w:val="007175F7"/>
    <w:rsid w:val="00721095"/>
    <w:rsid w:val="00721F62"/>
    <w:rsid w:val="007251EA"/>
    <w:rsid w:val="00732D02"/>
    <w:rsid w:val="00745682"/>
    <w:rsid w:val="00747152"/>
    <w:rsid w:val="00747325"/>
    <w:rsid w:val="00757872"/>
    <w:rsid w:val="007759BB"/>
    <w:rsid w:val="00776C64"/>
    <w:rsid w:val="0079741C"/>
    <w:rsid w:val="007A06C9"/>
    <w:rsid w:val="007B5C2B"/>
    <w:rsid w:val="007C2E55"/>
    <w:rsid w:val="007C567C"/>
    <w:rsid w:val="007D1068"/>
    <w:rsid w:val="007D22AA"/>
    <w:rsid w:val="007D4B29"/>
    <w:rsid w:val="007D66CB"/>
    <w:rsid w:val="007E015D"/>
    <w:rsid w:val="007E72B2"/>
    <w:rsid w:val="007F1B99"/>
    <w:rsid w:val="007F387F"/>
    <w:rsid w:val="00810497"/>
    <w:rsid w:val="008212A9"/>
    <w:rsid w:val="008245EB"/>
    <w:rsid w:val="00830023"/>
    <w:rsid w:val="00830C56"/>
    <w:rsid w:val="00831475"/>
    <w:rsid w:val="0084489D"/>
    <w:rsid w:val="00844D6A"/>
    <w:rsid w:val="0085372B"/>
    <w:rsid w:val="00861B46"/>
    <w:rsid w:val="00865108"/>
    <w:rsid w:val="00872C03"/>
    <w:rsid w:val="0087513D"/>
    <w:rsid w:val="008827B1"/>
    <w:rsid w:val="0088591C"/>
    <w:rsid w:val="00886D33"/>
    <w:rsid w:val="0089076D"/>
    <w:rsid w:val="008A0261"/>
    <w:rsid w:val="008A041D"/>
    <w:rsid w:val="008A6727"/>
    <w:rsid w:val="008A7CF5"/>
    <w:rsid w:val="008B4663"/>
    <w:rsid w:val="008B4C5D"/>
    <w:rsid w:val="008B70AF"/>
    <w:rsid w:val="008F0AF6"/>
    <w:rsid w:val="008F408B"/>
    <w:rsid w:val="0090015D"/>
    <w:rsid w:val="009005F9"/>
    <w:rsid w:val="00904A09"/>
    <w:rsid w:val="00905A7C"/>
    <w:rsid w:val="0090686D"/>
    <w:rsid w:val="00912D92"/>
    <w:rsid w:val="00913AD3"/>
    <w:rsid w:val="00914B2A"/>
    <w:rsid w:val="00914B33"/>
    <w:rsid w:val="00914C39"/>
    <w:rsid w:val="009326E8"/>
    <w:rsid w:val="009331F1"/>
    <w:rsid w:val="00933A23"/>
    <w:rsid w:val="009401E1"/>
    <w:rsid w:val="00942811"/>
    <w:rsid w:val="00943077"/>
    <w:rsid w:val="00954AE7"/>
    <w:rsid w:val="0095523C"/>
    <w:rsid w:val="00956BFB"/>
    <w:rsid w:val="00960567"/>
    <w:rsid w:val="009722A2"/>
    <w:rsid w:val="009768CF"/>
    <w:rsid w:val="009776C4"/>
    <w:rsid w:val="00982988"/>
    <w:rsid w:val="009867E5"/>
    <w:rsid w:val="009A29DE"/>
    <w:rsid w:val="009A6406"/>
    <w:rsid w:val="009A77B8"/>
    <w:rsid w:val="009B4306"/>
    <w:rsid w:val="009C7019"/>
    <w:rsid w:val="009D3349"/>
    <w:rsid w:val="009E4D1D"/>
    <w:rsid w:val="009E7C69"/>
    <w:rsid w:val="00A029BA"/>
    <w:rsid w:val="00A140B5"/>
    <w:rsid w:val="00A1601F"/>
    <w:rsid w:val="00A179A8"/>
    <w:rsid w:val="00A364FE"/>
    <w:rsid w:val="00A42659"/>
    <w:rsid w:val="00A4291A"/>
    <w:rsid w:val="00A45B23"/>
    <w:rsid w:val="00A469BB"/>
    <w:rsid w:val="00A5568D"/>
    <w:rsid w:val="00A63E96"/>
    <w:rsid w:val="00A6479D"/>
    <w:rsid w:val="00A67309"/>
    <w:rsid w:val="00A70E4B"/>
    <w:rsid w:val="00A7223C"/>
    <w:rsid w:val="00A81871"/>
    <w:rsid w:val="00A83F11"/>
    <w:rsid w:val="00A92220"/>
    <w:rsid w:val="00A9387E"/>
    <w:rsid w:val="00A93D18"/>
    <w:rsid w:val="00AA03CF"/>
    <w:rsid w:val="00AA4B3C"/>
    <w:rsid w:val="00AA5C3B"/>
    <w:rsid w:val="00AB0DFD"/>
    <w:rsid w:val="00AB2F96"/>
    <w:rsid w:val="00AD5AB6"/>
    <w:rsid w:val="00AE3E50"/>
    <w:rsid w:val="00AF10E8"/>
    <w:rsid w:val="00AF2C03"/>
    <w:rsid w:val="00AF4BCF"/>
    <w:rsid w:val="00AF4C8E"/>
    <w:rsid w:val="00B05684"/>
    <w:rsid w:val="00B152BE"/>
    <w:rsid w:val="00B16C80"/>
    <w:rsid w:val="00B2262E"/>
    <w:rsid w:val="00B36454"/>
    <w:rsid w:val="00B42D7C"/>
    <w:rsid w:val="00B44630"/>
    <w:rsid w:val="00B453DF"/>
    <w:rsid w:val="00B50352"/>
    <w:rsid w:val="00B511A8"/>
    <w:rsid w:val="00B52A07"/>
    <w:rsid w:val="00B5368F"/>
    <w:rsid w:val="00B56B4A"/>
    <w:rsid w:val="00B64745"/>
    <w:rsid w:val="00B85584"/>
    <w:rsid w:val="00B9287B"/>
    <w:rsid w:val="00BA1382"/>
    <w:rsid w:val="00BA6434"/>
    <w:rsid w:val="00BA7FE6"/>
    <w:rsid w:val="00BB2C77"/>
    <w:rsid w:val="00BB5409"/>
    <w:rsid w:val="00BD2D05"/>
    <w:rsid w:val="00BD383A"/>
    <w:rsid w:val="00BE73E3"/>
    <w:rsid w:val="00BF2872"/>
    <w:rsid w:val="00BF4311"/>
    <w:rsid w:val="00BF6373"/>
    <w:rsid w:val="00C1441F"/>
    <w:rsid w:val="00C21DAF"/>
    <w:rsid w:val="00C2275D"/>
    <w:rsid w:val="00C27336"/>
    <w:rsid w:val="00C464CB"/>
    <w:rsid w:val="00C50915"/>
    <w:rsid w:val="00C53746"/>
    <w:rsid w:val="00C55A3F"/>
    <w:rsid w:val="00C562E2"/>
    <w:rsid w:val="00C60AD7"/>
    <w:rsid w:val="00C629E2"/>
    <w:rsid w:val="00C670C3"/>
    <w:rsid w:val="00C74444"/>
    <w:rsid w:val="00C81A2A"/>
    <w:rsid w:val="00C82D8E"/>
    <w:rsid w:val="00C95701"/>
    <w:rsid w:val="00C9650C"/>
    <w:rsid w:val="00CA08AC"/>
    <w:rsid w:val="00CA5D65"/>
    <w:rsid w:val="00CA5DA0"/>
    <w:rsid w:val="00CB6CAB"/>
    <w:rsid w:val="00CC2548"/>
    <w:rsid w:val="00CC501F"/>
    <w:rsid w:val="00CC66AA"/>
    <w:rsid w:val="00CD1915"/>
    <w:rsid w:val="00CE407A"/>
    <w:rsid w:val="00D00430"/>
    <w:rsid w:val="00D00933"/>
    <w:rsid w:val="00D04C08"/>
    <w:rsid w:val="00D11178"/>
    <w:rsid w:val="00D17F9D"/>
    <w:rsid w:val="00D20746"/>
    <w:rsid w:val="00D2677A"/>
    <w:rsid w:val="00D27A76"/>
    <w:rsid w:val="00D31F35"/>
    <w:rsid w:val="00D33DBE"/>
    <w:rsid w:val="00D36B99"/>
    <w:rsid w:val="00D44A46"/>
    <w:rsid w:val="00D52595"/>
    <w:rsid w:val="00D52DFA"/>
    <w:rsid w:val="00D619BB"/>
    <w:rsid w:val="00D649B4"/>
    <w:rsid w:val="00D71143"/>
    <w:rsid w:val="00D7243A"/>
    <w:rsid w:val="00D80292"/>
    <w:rsid w:val="00D8454C"/>
    <w:rsid w:val="00D86C6C"/>
    <w:rsid w:val="00D87B7B"/>
    <w:rsid w:val="00DA01F2"/>
    <w:rsid w:val="00DA0D19"/>
    <w:rsid w:val="00DB1F1E"/>
    <w:rsid w:val="00DB5735"/>
    <w:rsid w:val="00DB6EDA"/>
    <w:rsid w:val="00DC3F9B"/>
    <w:rsid w:val="00DD07E2"/>
    <w:rsid w:val="00DD42A0"/>
    <w:rsid w:val="00DD4FAC"/>
    <w:rsid w:val="00DE2861"/>
    <w:rsid w:val="00DE2865"/>
    <w:rsid w:val="00DF1F60"/>
    <w:rsid w:val="00E0467D"/>
    <w:rsid w:val="00E13B09"/>
    <w:rsid w:val="00E30D1F"/>
    <w:rsid w:val="00E35AC2"/>
    <w:rsid w:val="00E40EB4"/>
    <w:rsid w:val="00E41239"/>
    <w:rsid w:val="00E47194"/>
    <w:rsid w:val="00E72D45"/>
    <w:rsid w:val="00E744AC"/>
    <w:rsid w:val="00E808B9"/>
    <w:rsid w:val="00E82A46"/>
    <w:rsid w:val="00E85CDF"/>
    <w:rsid w:val="00E935A4"/>
    <w:rsid w:val="00E97064"/>
    <w:rsid w:val="00EA3FF5"/>
    <w:rsid w:val="00ED1A51"/>
    <w:rsid w:val="00ED7250"/>
    <w:rsid w:val="00EE053D"/>
    <w:rsid w:val="00EE10C2"/>
    <w:rsid w:val="00EF1ADD"/>
    <w:rsid w:val="00EF355E"/>
    <w:rsid w:val="00F016F7"/>
    <w:rsid w:val="00F038BA"/>
    <w:rsid w:val="00F1209A"/>
    <w:rsid w:val="00F177B3"/>
    <w:rsid w:val="00F2378D"/>
    <w:rsid w:val="00F443E3"/>
    <w:rsid w:val="00F45677"/>
    <w:rsid w:val="00F5276D"/>
    <w:rsid w:val="00F5282F"/>
    <w:rsid w:val="00F54548"/>
    <w:rsid w:val="00F809CE"/>
    <w:rsid w:val="00F920EE"/>
    <w:rsid w:val="00F97539"/>
    <w:rsid w:val="00FA0166"/>
    <w:rsid w:val="00FA0399"/>
    <w:rsid w:val="00FB7D53"/>
    <w:rsid w:val="00FC747B"/>
    <w:rsid w:val="00FD4542"/>
    <w:rsid w:val="00FD7CDB"/>
    <w:rsid w:val="00FE3F03"/>
    <w:rsid w:val="00FF6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37E3F60"/>
  <w15:docId w15:val="{EB0FCE33-18C1-47C0-B730-0AC3E3E79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pt-BR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049E5"/>
    <w:pPr>
      <w:suppressAutoHyphens/>
      <w:spacing w:line="360" w:lineRule="auto"/>
      <w:jc w:val="both"/>
    </w:pPr>
    <w:rPr>
      <w:rFonts w:ascii="Arial" w:eastAsia="Times New Roman" w:hAnsi="Arial" w:cs="Tahoma"/>
      <w:color w:val="00000A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qFormat/>
    <w:rsid w:val="00D1464D"/>
    <w:pPr>
      <w:keepNext/>
      <w:spacing w:before="240" w:after="60"/>
      <w:outlineLvl w:val="0"/>
    </w:pPr>
    <w:rPr>
      <w:rFonts w:cs="Arial"/>
      <w:b/>
      <w:bCs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1464D"/>
    <w:pPr>
      <w:keepNext/>
      <w:outlineLvl w:val="1"/>
    </w:pPr>
    <w:rPr>
      <w:rFonts w:cs="Times New Roman"/>
      <w:b/>
      <w:bCs/>
      <w:i/>
      <w:iCs/>
      <w:sz w:val="28"/>
      <w:szCs w:val="28"/>
    </w:rPr>
  </w:style>
  <w:style w:type="paragraph" w:styleId="Ttulo3">
    <w:name w:val="heading 3"/>
    <w:next w:val="Normal"/>
    <w:link w:val="Ttulo3Char"/>
    <w:uiPriority w:val="9"/>
    <w:unhideWhenUsed/>
    <w:qFormat/>
    <w:rsid w:val="008B064F"/>
    <w:pPr>
      <w:widowControl w:val="0"/>
      <w:suppressAutoHyphens/>
      <w:outlineLvl w:val="2"/>
    </w:pPr>
    <w:rPr>
      <w:color w:val="00000A"/>
      <w:sz w:val="26"/>
      <w:szCs w:val="26"/>
      <w:lang w:eastAsia="pt-BR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Refdecomentrio">
    <w:name w:val="annotation reference"/>
    <w:basedOn w:val="Fontepargpadro"/>
    <w:uiPriority w:val="99"/>
    <w:semiHidden/>
    <w:rsid w:val="00D00337"/>
    <w:rPr>
      <w:sz w:val="16"/>
      <w:szCs w:val="16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00337"/>
    <w:rPr>
      <w:rFonts w:ascii="Tahoma" w:eastAsia="Times New Roman" w:hAnsi="Tahoma" w:cs="Tahoma"/>
      <w:sz w:val="20"/>
      <w:szCs w:val="20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00337"/>
    <w:rPr>
      <w:rFonts w:ascii="Tahoma" w:eastAsia="Times New Roman" w:hAnsi="Tahoma" w:cs="Tahoma"/>
      <w:sz w:val="16"/>
      <w:szCs w:val="16"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13AFC"/>
    <w:rPr>
      <w:rFonts w:ascii="Tahoma" w:eastAsia="Times New Roman" w:hAnsi="Tahoma" w:cs="Tahoma"/>
      <w:b/>
      <w:bCs/>
      <w:sz w:val="20"/>
      <w:szCs w:val="20"/>
      <w:lang w:eastAsia="en-US"/>
    </w:rPr>
  </w:style>
  <w:style w:type="character" w:customStyle="1" w:styleId="Ttulo1Char">
    <w:name w:val="Título 1 Char"/>
    <w:basedOn w:val="Fontepargpadro"/>
    <w:link w:val="Ttulo1"/>
    <w:rsid w:val="00D1464D"/>
    <w:rPr>
      <w:rFonts w:ascii="Arial" w:eastAsia="Times New Roman" w:hAnsi="Arial" w:cs="Arial"/>
      <w:b/>
      <w:bCs/>
      <w:sz w:val="32"/>
      <w:szCs w:val="32"/>
      <w:lang w:eastAsia="en-US"/>
    </w:rPr>
  </w:style>
  <w:style w:type="character" w:customStyle="1" w:styleId="NormalArialChar">
    <w:name w:val="Normal + Arial Char"/>
    <w:basedOn w:val="Fontepargpadro"/>
    <w:link w:val="NormalArial"/>
    <w:rsid w:val="00584F58"/>
    <w:rPr>
      <w:rFonts w:ascii="Arial" w:eastAsia="Times New Roman" w:hAnsi="Arial" w:cs="Arial"/>
      <w:sz w:val="24"/>
      <w:szCs w:val="24"/>
      <w:lang w:eastAsia="en-US"/>
    </w:rPr>
  </w:style>
  <w:style w:type="character" w:customStyle="1" w:styleId="CabealhoChar">
    <w:name w:val="Cabeçalho Char"/>
    <w:basedOn w:val="Fontepargpadro"/>
    <w:link w:val="Cabealho"/>
    <w:uiPriority w:val="99"/>
    <w:rsid w:val="00256B8A"/>
    <w:rPr>
      <w:rFonts w:ascii="Tahoma" w:eastAsia="Times New Roman" w:hAnsi="Tahoma" w:cs="Tahoma"/>
      <w:sz w:val="24"/>
      <w:szCs w:val="24"/>
      <w:lang w:eastAsia="en-US"/>
    </w:rPr>
  </w:style>
  <w:style w:type="character" w:customStyle="1" w:styleId="RodapChar">
    <w:name w:val="Rodapé Char"/>
    <w:basedOn w:val="Fontepargpadro"/>
    <w:link w:val="Rodap"/>
    <w:uiPriority w:val="99"/>
    <w:rsid w:val="00256B8A"/>
    <w:rPr>
      <w:rFonts w:ascii="Tahoma" w:eastAsia="Times New Roman" w:hAnsi="Tahoma" w:cs="Tahoma"/>
      <w:sz w:val="24"/>
      <w:szCs w:val="24"/>
      <w:lang w:eastAsia="en-US"/>
    </w:rPr>
  </w:style>
  <w:style w:type="character" w:customStyle="1" w:styleId="LinkdaInternet">
    <w:name w:val="Link da Internet"/>
    <w:basedOn w:val="Fontepargpadro"/>
    <w:uiPriority w:val="99"/>
    <w:unhideWhenUsed/>
    <w:rsid w:val="00357BEC"/>
    <w:rPr>
      <w:color w:val="0000FF"/>
      <w:u w:val="single"/>
    </w:rPr>
  </w:style>
  <w:style w:type="character" w:styleId="Forte">
    <w:name w:val="Strong"/>
    <w:basedOn w:val="Fontepargpadro"/>
    <w:uiPriority w:val="22"/>
    <w:qFormat/>
    <w:rsid w:val="00D1464D"/>
    <w:rPr>
      <w:b/>
      <w:bCs/>
    </w:rPr>
  </w:style>
  <w:style w:type="character" w:customStyle="1" w:styleId="Ttulo2Char">
    <w:name w:val="Título 2 Char"/>
    <w:basedOn w:val="Fontepargpadro"/>
    <w:link w:val="Ttulo2"/>
    <w:uiPriority w:val="9"/>
    <w:rsid w:val="00D1464D"/>
    <w:rPr>
      <w:rFonts w:ascii="Arial" w:eastAsia="Times New Roman" w:hAnsi="Arial" w:cs="Times New Roman"/>
      <w:b/>
      <w:bCs/>
      <w:i/>
      <w:iCs/>
      <w:sz w:val="28"/>
      <w:szCs w:val="28"/>
      <w:lang w:eastAsia="en-US"/>
    </w:rPr>
  </w:style>
  <w:style w:type="character" w:customStyle="1" w:styleId="CorpodetextoChar">
    <w:name w:val="Corpo de texto Char"/>
    <w:basedOn w:val="Fontepargpadro"/>
    <w:link w:val="Corpodotexto"/>
    <w:rsid w:val="00600696"/>
    <w:rPr>
      <w:rFonts w:ascii="Arial" w:eastAsia="Times New Roman" w:hAnsi="Arial" w:cs="Tahoma"/>
      <w:sz w:val="24"/>
      <w:szCs w:val="24"/>
      <w:lang w:eastAsia="en-US"/>
    </w:rPr>
  </w:style>
  <w:style w:type="character" w:customStyle="1" w:styleId="Seo1Char">
    <w:name w:val="Seção 1 Char"/>
    <w:basedOn w:val="Ttulo1Char"/>
    <w:link w:val="Seo1"/>
    <w:rsid w:val="00964E3B"/>
    <w:rPr>
      <w:rFonts w:ascii="Arial" w:eastAsia="Times New Roman" w:hAnsi="Arial" w:cs="Arial"/>
      <w:b/>
      <w:bCs/>
      <w:sz w:val="32"/>
      <w:szCs w:val="32"/>
      <w:lang w:eastAsia="en-US"/>
    </w:rPr>
  </w:style>
  <w:style w:type="character" w:customStyle="1" w:styleId="Seo2Char">
    <w:name w:val="Seção 2 Char"/>
    <w:basedOn w:val="Ttulo2Char"/>
    <w:link w:val="Seo2"/>
    <w:rsid w:val="004E746A"/>
    <w:rPr>
      <w:rFonts w:ascii="Arial" w:eastAsia="Times New Roman" w:hAnsi="Arial" w:cs="Times New Roman"/>
      <w:b/>
      <w:bCs/>
      <w:i/>
      <w:iCs/>
      <w:sz w:val="28"/>
      <w:szCs w:val="28"/>
      <w:lang w:eastAsia="en-US"/>
    </w:rPr>
  </w:style>
  <w:style w:type="character" w:customStyle="1" w:styleId="Ttulo3Char">
    <w:name w:val="Título 3 Char"/>
    <w:basedOn w:val="Fontepargpadro"/>
    <w:link w:val="Ttulo3"/>
    <w:uiPriority w:val="9"/>
    <w:rsid w:val="008B064F"/>
    <w:rPr>
      <w:rFonts w:ascii="Arial" w:eastAsia="Times New Roman" w:hAnsi="Arial"/>
      <w:b/>
      <w:bCs/>
      <w:iCs/>
      <w:sz w:val="26"/>
      <w:szCs w:val="26"/>
      <w:lang w:eastAsia="en-US"/>
    </w:rPr>
  </w:style>
  <w:style w:type="character" w:customStyle="1" w:styleId="ListLabel1">
    <w:name w:val="ListLabel 1"/>
    <w:rPr>
      <w:rFonts w:cs="Times New Roman"/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position w:val="0"/>
      <w:sz w:val="24"/>
      <w:u w:val="none"/>
      <w:effect w:val="none"/>
      <w:vertAlign w:val="baseline"/>
      <w:em w:val="no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2">
    <w:name w:val="ListLabel 2"/>
    <w:rPr>
      <w:rFonts w:cs="Courier New"/>
    </w:rPr>
  </w:style>
  <w:style w:type="character" w:customStyle="1" w:styleId="ListLabel3">
    <w:name w:val="ListLabel 3"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position w:val="0"/>
      <w:sz w:val="24"/>
      <w:u w:val="none"/>
      <w:effect w:val="none"/>
      <w:vertAlign w:val="baseline"/>
      <w:em w:val="no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4">
    <w:name w:val="ListLabel 4"/>
    <w:rPr>
      <w:rFonts w:cs="Symbol"/>
    </w:rPr>
  </w:style>
  <w:style w:type="character" w:customStyle="1" w:styleId="ListLabel5">
    <w:name w:val="ListLabel 5"/>
    <w:rPr>
      <w:rFonts w:cs="Courier New"/>
    </w:rPr>
  </w:style>
  <w:style w:type="character" w:customStyle="1" w:styleId="ListLabel6">
    <w:name w:val="ListLabel 6"/>
    <w:rPr>
      <w:rFonts w:cs="Wingdings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ListLabel7">
    <w:name w:val="ListLabel 7"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position w:val="0"/>
      <w:sz w:val="24"/>
      <w:u w:val="none"/>
      <w:effect w:val="none"/>
      <w:vertAlign w:val="baseline"/>
      <w:em w:val="no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8">
    <w:name w:val="ListLabel 8"/>
    <w:rPr>
      <w:rFonts w:cs="Symbol"/>
    </w:rPr>
  </w:style>
  <w:style w:type="character" w:customStyle="1" w:styleId="ListLabel9">
    <w:name w:val="ListLabel 9"/>
    <w:rPr>
      <w:rFonts w:cs="Courier New"/>
    </w:rPr>
  </w:style>
  <w:style w:type="character" w:customStyle="1" w:styleId="ListLabel10">
    <w:name w:val="ListLabel 10"/>
    <w:rPr>
      <w:rFonts w:cs="Wingdings"/>
    </w:rPr>
  </w:style>
  <w:style w:type="character" w:customStyle="1" w:styleId="ListLabel11">
    <w:name w:val="ListLabel 11"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position w:val="0"/>
      <w:sz w:val="24"/>
      <w:u w:val="none"/>
      <w:effect w:val="none"/>
      <w:vertAlign w:val="baseline"/>
      <w:em w:val="no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12">
    <w:name w:val="ListLabel 12"/>
    <w:rPr>
      <w:rFonts w:cs="Symbol"/>
    </w:rPr>
  </w:style>
  <w:style w:type="character" w:customStyle="1" w:styleId="ListLabel13">
    <w:name w:val="ListLabel 13"/>
    <w:rPr>
      <w:rFonts w:cs="Courier New"/>
    </w:rPr>
  </w:style>
  <w:style w:type="character" w:customStyle="1" w:styleId="ListLabel14">
    <w:name w:val="ListLabel 14"/>
    <w:rPr>
      <w:rFonts w:cs="Wingdings"/>
    </w:rPr>
  </w:style>
  <w:style w:type="character" w:customStyle="1" w:styleId="ListLabel15">
    <w:name w:val="ListLabel 15"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position w:val="0"/>
      <w:sz w:val="24"/>
      <w:u w:val="none"/>
      <w:effect w:val="none"/>
      <w:vertAlign w:val="baseline"/>
      <w:em w:val="no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16">
    <w:name w:val="ListLabel 16"/>
    <w:rPr>
      <w:rFonts w:cs="Symbol"/>
    </w:rPr>
  </w:style>
  <w:style w:type="character" w:customStyle="1" w:styleId="ListLabel17">
    <w:name w:val="ListLabel 17"/>
    <w:rPr>
      <w:rFonts w:cs="Courier New"/>
    </w:rPr>
  </w:style>
  <w:style w:type="character" w:customStyle="1" w:styleId="ListLabel18">
    <w:name w:val="ListLabel 18"/>
    <w:rPr>
      <w:rFonts w:cs="Wingdings"/>
    </w:rPr>
  </w:style>
  <w:style w:type="character" w:customStyle="1" w:styleId="ListLabel19">
    <w:name w:val="ListLabel 19"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position w:val="0"/>
      <w:sz w:val="24"/>
      <w:u w:val="none"/>
      <w:effect w:val="none"/>
      <w:vertAlign w:val="baseline"/>
      <w:em w:val="no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20">
    <w:name w:val="ListLabel 20"/>
    <w:rPr>
      <w:rFonts w:cs="Symbol"/>
    </w:rPr>
  </w:style>
  <w:style w:type="character" w:customStyle="1" w:styleId="ListLabel21">
    <w:name w:val="ListLabel 21"/>
    <w:rPr>
      <w:rFonts w:cs="Courier New"/>
    </w:rPr>
  </w:style>
  <w:style w:type="character" w:customStyle="1" w:styleId="ListLabel22">
    <w:name w:val="ListLabel 22"/>
    <w:rPr>
      <w:rFonts w:cs="Wingdings"/>
    </w:rPr>
  </w:style>
  <w:style w:type="character" w:customStyle="1" w:styleId="ListLabel23">
    <w:name w:val="ListLabel 23"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position w:val="0"/>
      <w:sz w:val="24"/>
      <w:u w:val="none"/>
      <w:effect w:val="none"/>
      <w:vertAlign w:val="baseline"/>
      <w:em w:val="no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24">
    <w:name w:val="ListLabel 24"/>
    <w:rPr>
      <w:rFonts w:cs="Symbol"/>
    </w:rPr>
  </w:style>
  <w:style w:type="character" w:customStyle="1" w:styleId="ListLabel25">
    <w:name w:val="ListLabel 25"/>
    <w:rPr>
      <w:rFonts w:cs="Courier New"/>
    </w:rPr>
  </w:style>
  <w:style w:type="character" w:customStyle="1" w:styleId="ListLabel26">
    <w:name w:val="ListLabel 26"/>
    <w:rPr>
      <w:rFonts w:cs="Wingdings"/>
    </w:rPr>
  </w:style>
  <w:style w:type="character" w:customStyle="1" w:styleId="ListLabel27">
    <w:name w:val="ListLabel 27"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position w:val="0"/>
      <w:sz w:val="24"/>
      <w:u w:val="none"/>
      <w:effect w:val="none"/>
      <w:vertAlign w:val="baseline"/>
      <w:em w:val="no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28">
    <w:name w:val="ListLabel 28"/>
    <w:rPr>
      <w:rFonts w:cs="Symbol"/>
    </w:rPr>
  </w:style>
  <w:style w:type="character" w:customStyle="1" w:styleId="ListLabel29">
    <w:name w:val="ListLabel 29"/>
    <w:rPr>
      <w:rFonts w:cs="Courier New"/>
    </w:rPr>
  </w:style>
  <w:style w:type="character" w:customStyle="1" w:styleId="ListLabel30">
    <w:name w:val="ListLabel 30"/>
    <w:rPr>
      <w:rFonts w:cs="Wingdings"/>
    </w:rPr>
  </w:style>
  <w:style w:type="character" w:customStyle="1" w:styleId="ListLabel31">
    <w:name w:val="ListLabel 31"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position w:val="0"/>
      <w:sz w:val="24"/>
      <w:u w:val="none"/>
      <w:effect w:val="none"/>
      <w:vertAlign w:val="baseline"/>
      <w:em w:val="no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32">
    <w:name w:val="ListLabel 32"/>
    <w:rPr>
      <w:rFonts w:cs="Symbol"/>
    </w:rPr>
  </w:style>
  <w:style w:type="character" w:customStyle="1" w:styleId="ListLabel33">
    <w:name w:val="ListLabel 33"/>
    <w:rPr>
      <w:rFonts w:cs="Courier New"/>
    </w:rPr>
  </w:style>
  <w:style w:type="character" w:customStyle="1" w:styleId="ListLabel34">
    <w:name w:val="ListLabel 34"/>
    <w:rPr>
      <w:rFonts w:cs="Wingdings"/>
    </w:rPr>
  </w:style>
  <w:style w:type="character" w:customStyle="1" w:styleId="ListLabel35">
    <w:name w:val="ListLabel 35"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position w:val="0"/>
      <w:sz w:val="24"/>
      <w:u w:val="none"/>
      <w:effect w:val="none"/>
      <w:vertAlign w:val="baseline"/>
      <w:em w:val="no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36">
    <w:name w:val="ListLabel 36"/>
    <w:rPr>
      <w:rFonts w:cs="Symbol"/>
    </w:rPr>
  </w:style>
  <w:style w:type="character" w:customStyle="1" w:styleId="ListLabel37">
    <w:name w:val="ListLabel 37"/>
    <w:rPr>
      <w:rFonts w:cs="Courier New"/>
    </w:rPr>
  </w:style>
  <w:style w:type="character" w:customStyle="1" w:styleId="ListLabel38">
    <w:name w:val="ListLabel 38"/>
    <w:rPr>
      <w:rFonts w:cs="Wingdings"/>
    </w:rPr>
  </w:style>
  <w:style w:type="character" w:customStyle="1" w:styleId="ListLabel39">
    <w:name w:val="ListLabel 39"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position w:val="0"/>
      <w:sz w:val="24"/>
      <w:u w:val="none"/>
      <w:effect w:val="none"/>
      <w:vertAlign w:val="baseline"/>
      <w:em w:val="no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40">
    <w:name w:val="ListLabel 40"/>
    <w:rPr>
      <w:rFonts w:cs="Symbol"/>
    </w:rPr>
  </w:style>
  <w:style w:type="character" w:customStyle="1" w:styleId="ListLabel41">
    <w:name w:val="ListLabel 41"/>
    <w:rPr>
      <w:rFonts w:cs="Courier New"/>
    </w:rPr>
  </w:style>
  <w:style w:type="character" w:customStyle="1" w:styleId="ListLabel42">
    <w:name w:val="ListLabel 42"/>
    <w:rPr>
      <w:rFonts w:cs="Wingdings"/>
    </w:rPr>
  </w:style>
  <w:style w:type="character" w:customStyle="1" w:styleId="ListLabel43">
    <w:name w:val="ListLabel 43"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position w:val="0"/>
      <w:sz w:val="24"/>
      <w:u w:val="none"/>
      <w:effect w:val="none"/>
      <w:vertAlign w:val="baseline"/>
      <w:em w:val="no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44">
    <w:name w:val="ListLabel 44"/>
    <w:rPr>
      <w:rFonts w:cs="Symbol"/>
    </w:rPr>
  </w:style>
  <w:style w:type="character" w:customStyle="1" w:styleId="ListLabel45">
    <w:name w:val="ListLabel 45"/>
    <w:rPr>
      <w:rFonts w:cs="Courier New"/>
    </w:rPr>
  </w:style>
  <w:style w:type="character" w:customStyle="1" w:styleId="ListLabel46">
    <w:name w:val="ListLabel 46"/>
    <w:rPr>
      <w:rFonts w:cs="Wingdings"/>
    </w:rPr>
  </w:style>
  <w:style w:type="character" w:customStyle="1" w:styleId="ListLabel47">
    <w:name w:val="ListLabel 47"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position w:val="0"/>
      <w:sz w:val="24"/>
      <w:u w:val="none"/>
      <w:effect w:val="none"/>
      <w:vertAlign w:val="baseline"/>
      <w:em w:val="no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48">
    <w:name w:val="ListLabel 48"/>
    <w:rPr>
      <w:rFonts w:cs="Symbol"/>
    </w:rPr>
  </w:style>
  <w:style w:type="character" w:customStyle="1" w:styleId="ListLabel49">
    <w:name w:val="ListLabel 49"/>
    <w:rPr>
      <w:rFonts w:cs="Courier New"/>
    </w:rPr>
  </w:style>
  <w:style w:type="character" w:customStyle="1" w:styleId="ListLabel50">
    <w:name w:val="ListLabel 50"/>
    <w:rPr>
      <w:rFonts w:cs="Wingdings"/>
    </w:rPr>
  </w:style>
  <w:style w:type="character" w:customStyle="1" w:styleId="ListLabel51">
    <w:name w:val="ListLabel 51"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position w:val="0"/>
      <w:sz w:val="24"/>
      <w:u w:val="none"/>
      <w:effect w:val="none"/>
      <w:vertAlign w:val="baseline"/>
      <w:em w:val="no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52">
    <w:name w:val="ListLabel 52"/>
    <w:rPr>
      <w:rFonts w:cs="Symbol"/>
    </w:rPr>
  </w:style>
  <w:style w:type="character" w:customStyle="1" w:styleId="ListLabel53">
    <w:name w:val="ListLabel 53"/>
    <w:rPr>
      <w:rFonts w:cs="Courier New"/>
    </w:rPr>
  </w:style>
  <w:style w:type="character" w:customStyle="1" w:styleId="ListLabel54">
    <w:name w:val="ListLabel 54"/>
    <w:rPr>
      <w:rFonts w:cs="Wingdings"/>
    </w:rPr>
  </w:style>
  <w:style w:type="character" w:customStyle="1" w:styleId="ListLabel55">
    <w:name w:val="ListLabel 55"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position w:val="0"/>
      <w:sz w:val="24"/>
      <w:u w:val="none"/>
      <w:effect w:val="none"/>
      <w:vertAlign w:val="baseline"/>
      <w:em w:val="no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56">
    <w:name w:val="ListLabel 56"/>
    <w:rPr>
      <w:rFonts w:cs="Symbol"/>
    </w:rPr>
  </w:style>
  <w:style w:type="character" w:customStyle="1" w:styleId="ListLabel57">
    <w:name w:val="ListLabel 57"/>
    <w:rPr>
      <w:rFonts w:cs="Courier New"/>
    </w:rPr>
  </w:style>
  <w:style w:type="character" w:customStyle="1" w:styleId="ListLabel58">
    <w:name w:val="ListLabel 58"/>
    <w:rPr>
      <w:rFonts w:cs="Wingdings"/>
    </w:rPr>
  </w:style>
  <w:style w:type="character" w:customStyle="1" w:styleId="ListLabel59">
    <w:name w:val="ListLabel 59"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position w:val="0"/>
      <w:sz w:val="24"/>
      <w:u w:val="none"/>
      <w:effect w:val="none"/>
      <w:vertAlign w:val="baseline"/>
      <w:em w:val="no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60">
    <w:name w:val="ListLabel 60"/>
    <w:rPr>
      <w:rFonts w:cs="Symbol"/>
    </w:rPr>
  </w:style>
  <w:style w:type="character" w:customStyle="1" w:styleId="ListLabel61">
    <w:name w:val="ListLabel 61"/>
    <w:rPr>
      <w:rFonts w:cs="Courier New"/>
    </w:rPr>
  </w:style>
  <w:style w:type="character" w:customStyle="1" w:styleId="ListLabel62">
    <w:name w:val="ListLabel 62"/>
    <w:rPr>
      <w:rFonts w:cs="Wingdings"/>
    </w:rPr>
  </w:style>
  <w:style w:type="character" w:customStyle="1" w:styleId="ListLabel63">
    <w:name w:val="ListLabel 63"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position w:val="0"/>
      <w:sz w:val="24"/>
      <w:u w:val="none"/>
      <w:effect w:val="none"/>
      <w:vertAlign w:val="baseline"/>
      <w:em w:val="no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64">
    <w:name w:val="ListLabel 64"/>
    <w:rPr>
      <w:rFonts w:cs="Symbol"/>
    </w:rPr>
  </w:style>
  <w:style w:type="character" w:customStyle="1" w:styleId="ListLabel65">
    <w:name w:val="ListLabel 65"/>
    <w:rPr>
      <w:rFonts w:cs="Courier New"/>
    </w:rPr>
  </w:style>
  <w:style w:type="character" w:customStyle="1" w:styleId="ListLabel66">
    <w:name w:val="ListLabel 66"/>
    <w:rPr>
      <w:rFonts w:cs="Wingdings"/>
    </w:rPr>
  </w:style>
  <w:style w:type="character" w:customStyle="1" w:styleId="ListLabel67">
    <w:name w:val="ListLabel 67"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position w:val="0"/>
      <w:sz w:val="24"/>
      <w:u w:val="none"/>
      <w:effect w:val="none"/>
      <w:vertAlign w:val="baseline"/>
      <w:em w:val="no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68">
    <w:name w:val="ListLabel 68"/>
    <w:rPr>
      <w:rFonts w:cs="Symbol"/>
    </w:rPr>
  </w:style>
  <w:style w:type="character" w:customStyle="1" w:styleId="ListLabel69">
    <w:name w:val="ListLabel 69"/>
    <w:rPr>
      <w:rFonts w:cs="Courier New"/>
    </w:rPr>
  </w:style>
  <w:style w:type="character" w:customStyle="1" w:styleId="ListLabel70">
    <w:name w:val="ListLabel 70"/>
    <w:rPr>
      <w:rFonts w:cs="Wingdings"/>
    </w:rPr>
  </w:style>
  <w:style w:type="character" w:customStyle="1" w:styleId="ListLabel71">
    <w:name w:val="ListLabel 71"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position w:val="0"/>
      <w:sz w:val="24"/>
      <w:u w:val="none"/>
      <w:effect w:val="none"/>
      <w:vertAlign w:val="baseline"/>
      <w:em w:val="no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72">
    <w:name w:val="ListLabel 72"/>
    <w:rPr>
      <w:rFonts w:cs="Symbol"/>
    </w:rPr>
  </w:style>
  <w:style w:type="character" w:customStyle="1" w:styleId="ListLabel73">
    <w:name w:val="ListLabel 73"/>
    <w:rPr>
      <w:rFonts w:cs="Courier New"/>
    </w:rPr>
  </w:style>
  <w:style w:type="character" w:customStyle="1" w:styleId="ListLabel74">
    <w:name w:val="ListLabel 74"/>
    <w:rPr>
      <w:rFonts w:cs="Wingdings"/>
    </w:rPr>
  </w:style>
  <w:style w:type="character" w:customStyle="1" w:styleId="ListLabel75">
    <w:name w:val="ListLabel 75"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position w:val="0"/>
      <w:sz w:val="24"/>
      <w:u w:val="none"/>
      <w:effect w:val="none"/>
      <w:vertAlign w:val="baseline"/>
      <w:em w:val="no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76">
    <w:name w:val="ListLabel 76"/>
    <w:rPr>
      <w:rFonts w:cs="Symbol"/>
    </w:rPr>
  </w:style>
  <w:style w:type="character" w:customStyle="1" w:styleId="ListLabel77">
    <w:name w:val="ListLabel 77"/>
    <w:rPr>
      <w:rFonts w:cs="Courier New"/>
    </w:rPr>
  </w:style>
  <w:style w:type="character" w:customStyle="1" w:styleId="ListLabel78">
    <w:name w:val="ListLabel 78"/>
    <w:rPr>
      <w:rFonts w:cs="Wingdings"/>
    </w:rPr>
  </w:style>
  <w:style w:type="character" w:customStyle="1" w:styleId="ListLabel79">
    <w:name w:val="ListLabel 79"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position w:val="0"/>
      <w:sz w:val="24"/>
      <w:u w:val="none"/>
      <w:effect w:val="none"/>
      <w:vertAlign w:val="baseline"/>
      <w:em w:val="no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80">
    <w:name w:val="ListLabel 80"/>
    <w:rPr>
      <w:rFonts w:cs="Symbol"/>
    </w:rPr>
  </w:style>
  <w:style w:type="character" w:customStyle="1" w:styleId="ListLabel81">
    <w:name w:val="ListLabel 81"/>
    <w:rPr>
      <w:rFonts w:cs="Courier New"/>
    </w:rPr>
  </w:style>
  <w:style w:type="character" w:customStyle="1" w:styleId="ListLabel82">
    <w:name w:val="ListLabel 82"/>
    <w:rPr>
      <w:rFonts w:cs="Wingdings"/>
    </w:rPr>
  </w:style>
  <w:style w:type="character" w:customStyle="1" w:styleId="ListLabel83">
    <w:name w:val="ListLabel 83"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position w:val="0"/>
      <w:sz w:val="24"/>
      <w:u w:val="none"/>
      <w:effect w:val="none"/>
      <w:vertAlign w:val="baseline"/>
      <w:em w:val="no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84">
    <w:name w:val="ListLabel 84"/>
    <w:rPr>
      <w:rFonts w:cs="Symbol"/>
    </w:rPr>
  </w:style>
  <w:style w:type="character" w:customStyle="1" w:styleId="ListLabel85">
    <w:name w:val="ListLabel 85"/>
    <w:rPr>
      <w:rFonts w:cs="Courier New"/>
    </w:rPr>
  </w:style>
  <w:style w:type="character" w:customStyle="1" w:styleId="ListLabel86">
    <w:name w:val="ListLabel 86"/>
    <w:rPr>
      <w:rFonts w:cs="Wingdings"/>
    </w:rPr>
  </w:style>
  <w:style w:type="character" w:customStyle="1" w:styleId="ListLabel87">
    <w:name w:val="ListLabel 87"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position w:val="0"/>
      <w:sz w:val="24"/>
      <w:u w:val="none"/>
      <w:effect w:val="none"/>
      <w:vertAlign w:val="baseline"/>
      <w:em w:val="no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88">
    <w:name w:val="ListLabel 88"/>
    <w:rPr>
      <w:rFonts w:cs="Symbol"/>
    </w:rPr>
  </w:style>
  <w:style w:type="character" w:customStyle="1" w:styleId="ListLabel89">
    <w:name w:val="ListLabel 89"/>
    <w:rPr>
      <w:rFonts w:cs="Courier New"/>
    </w:rPr>
  </w:style>
  <w:style w:type="character" w:customStyle="1" w:styleId="ListLabel90">
    <w:name w:val="ListLabel 90"/>
    <w:rPr>
      <w:rFonts w:cs="Wingdings"/>
    </w:rPr>
  </w:style>
  <w:style w:type="character" w:customStyle="1" w:styleId="ListLabel91">
    <w:name w:val="ListLabel 91"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position w:val="0"/>
      <w:sz w:val="24"/>
      <w:u w:val="none"/>
      <w:effect w:val="none"/>
      <w:vertAlign w:val="baseline"/>
      <w:em w:val="no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92">
    <w:name w:val="ListLabel 92"/>
    <w:rPr>
      <w:rFonts w:cs="Symbol"/>
    </w:rPr>
  </w:style>
  <w:style w:type="character" w:customStyle="1" w:styleId="ListLabel93">
    <w:name w:val="ListLabel 93"/>
    <w:rPr>
      <w:rFonts w:cs="Courier New"/>
    </w:rPr>
  </w:style>
  <w:style w:type="character" w:customStyle="1" w:styleId="ListLabel94">
    <w:name w:val="ListLabel 94"/>
    <w:rPr>
      <w:rFonts w:cs="Wingdings"/>
    </w:rPr>
  </w:style>
  <w:style w:type="character" w:customStyle="1" w:styleId="ListLabel95">
    <w:name w:val="ListLabel 95"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position w:val="0"/>
      <w:sz w:val="24"/>
      <w:u w:val="none"/>
      <w:effect w:val="none"/>
      <w:vertAlign w:val="baseline"/>
      <w:em w:val="no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96">
    <w:name w:val="ListLabel 96"/>
    <w:rPr>
      <w:rFonts w:cs="Symbol"/>
    </w:rPr>
  </w:style>
  <w:style w:type="character" w:customStyle="1" w:styleId="ListLabel97">
    <w:name w:val="ListLabel 97"/>
    <w:rPr>
      <w:rFonts w:cs="Courier New"/>
    </w:rPr>
  </w:style>
  <w:style w:type="character" w:customStyle="1" w:styleId="ListLabel98">
    <w:name w:val="ListLabel 98"/>
    <w:rPr>
      <w:rFonts w:cs="Wingdings"/>
    </w:rPr>
  </w:style>
  <w:style w:type="character" w:customStyle="1" w:styleId="ListLabel99">
    <w:name w:val="ListLabel 99"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position w:val="0"/>
      <w:sz w:val="24"/>
      <w:u w:val="none"/>
      <w:effect w:val="none"/>
      <w:vertAlign w:val="baseline"/>
      <w:em w:val="no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100">
    <w:name w:val="ListLabel 100"/>
    <w:rPr>
      <w:rFonts w:cs="Symbol"/>
    </w:rPr>
  </w:style>
  <w:style w:type="character" w:customStyle="1" w:styleId="ListLabel101">
    <w:name w:val="ListLabel 101"/>
    <w:rPr>
      <w:rFonts w:cs="Courier New"/>
    </w:rPr>
  </w:style>
  <w:style w:type="character" w:customStyle="1" w:styleId="ListLabel102">
    <w:name w:val="ListLabel 102"/>
    <w:rPr>
      <w:rFonts w:cs="Wingdings"/>
    </w:rPr>
  </w:style>
  <w:style w:type="character" w:customStyle="1" w:styleId="Bullets">
    <w:name w:val="Bullets"/>
    <w:rPr>
      <w:rFonts w:ascii="OpenSymbol" w:eastAsia="OpenSymbol" w:hAnsi="OpenSymbol" w:cs="OpenSymbol"/>
    </w:rPr>
  </w:style>
  <w:style w:type="character" w:customStyle="1" w:styleId="ListLabel103">
    <w:name w:val="ListLabel 103"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position w:val="0"/>
      <w:sz w:val="24"/>
      <w:u w:val="none"/>
      <w:effect w:val="none"/>
      <w:vertAlign w:val="baseline"/>
      <w:em w:val="no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104">
    <w:name w:val="ListLabel 104"/>
    <w:rPr>
      <w:rFonts w:cs="Symbol"/>
    </w:rPr>
  </w:style>
  <w:style w:type="character" w:customStyle="1" w:styleId="ListLabel105">
    <w:name w:val="ListLabel 105"/>
    <w:rPr>
      <w:rFonts w:cs="Courier New"/>
    </w:rPr>
  </w:style>
  <w:style w:type="character" w:customStyle="1" w:styleId="ListLabel106">
    <w:name w:val="ListLabel 106"/>
    <w:rPr>
      <w:rFonts w:cs="Wingdings"/>
    </w:rPr>
  </w:style>
  <w:style w:type="character" w:customStyle="1" w:styleId="ListLabel107">
    <w:name w:val="ListLabel 107"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position w:val="0"/>
      <w:sz w:val="24"/>
      <w:u w:val="none"/>
      <w:effect w:val="none"/>
      <w:vertAlign w:val="baseline"/>
      <w:em w:val="no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108">
    <w:name w:val="ListLabel 108"/>
    <w:rPr>
      <w:rFonts w:cs="Symbol"/>
    </w:rPr>
  </w:style>
  <w:style w:type="character" w:customStyle="1" w:styleId="ListLabel109">
    <w:name w:val="ListLabel 109"/>
    <w:rPr>
      <w:rFonts w:cs="Courier New"/>
    </w:rPr>
  </w:style>
  <w:style w:type="character" w:customStyle="1" w:styleId="ListLabel110">
    <w:name w:val="ListLabel 110"/>
    <w:rPr>
      <w:rFonts w:cs="Wingdings"/>
    </w:rPr>
  </w:style>
  <w:style w:type="character" w:customStyle="1" w:styleId="ListLabel111">
    <w:name w:val="ListLabel 111"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position w:val="0"/>
      <w:sz w:val="24"/>
      <w:u w:val="none"/>
      <w:effect w:val="none"/>
      <w:vertAlign w:val="baseline"/>
      <w:em w:val="no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112">
    <w:name w:val="ListLabel 112"/>
    <w:rPr>
      <w:rFonts w:cs="Symbol"/>
    </w:rPr>
  </w:style>
  <w:style w:type="character" w:customStyle="1" w:styleId="ListLabel113">
    <w:name w:val="ListLabel 113"/>
    <w:rPr>
      <w:rFonts w:cs="Courier New"/>
    </w:rPr>
  </w:style>
  <w:style w:type="character" w:customStyle="1" w:styleId="ListLabel114">
    <w:name w:val="ListLabel 114"/>
    <w:rPr>
      <w:rFonts w:cs="Wingdings"/>
    </w:rPr>
  </w:style>
  <w:style w:type="character" w:customStyle="1" w:styleId="ListLabel115">
    <w:name w:val="ListLabel 115"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position w:val="0"/>
      <w:sz w:val="24"/>
      <w:u w:val="none"/>
      <w:effect w:val="none"/>
      <w:vertAlign w:val="baseline"/>
      <w:em w:val="no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116">
    <w:name w:val="ListLabel 116"/>
    <w:rPr>
      <w:rFonts w:cs="Symbol"/>
    </w:rPr>
  </w:style>
  <w:style w:type="character" w:customStyle="1" w:styleId="ListLabel117">
    <w:name w:val="ListLabel 117"/>
    <w:rPr>
      <w:rFonts w:cs="Courier New"/>
    </w:rPr>
  </w:style>
  <w:style w:type="character" w:customStyle="1" w:styleId="ListLabel118">
    <w:name w:val="ListLabel 118"/>
    <w:rPr>
      <w:rFonts w:cs="Wingdings"/>
    </w:rPr>
  </w:style>
  <w:style w:type="character" w:customStyle="1" w:styleId="ListLabel119">
    <w:name w:val="ListLabel 119"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position w:val="0"/>
      <w:sz w:val="24"/>
      <w:u w:val="none"/>
      <w:effect w:val="none"/>
      <w:vertAlign w:val="baseline"/>
      <w:em w:val="no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120">
    <w:name w:val="ListLabel 120"/>
    <w:rPr>
      <w:rFonts w:cs="Symbol"/>
    </w:rPr>
  </w:style>
  <w:style w:type="character" w:customStyle="1" w:styleId="ListLabel121">
    <w:name w:val="ListLabel 121"/>
    <w:rPr>
      <w:rFonts w:cs="Courier New"/>
    </w:rPr>
  </w:style>
  <w:style w:type="character" w:customStyle="1" w:styleId="ListLabel122">
    <w:name w:val="ListLabel 122"/>
    <w:rPr>
      <w:rFonts w:cs="Wingdings"/>
    </w:rPr>
  </w:style>
  <w:style w:type="character" w:customStyle="1" w:styleId="ListLabel123">
    <w:name w:val="ListLabel 123"/>
    <w:rPr>
      <w:rFonts w:cs="OpenSymbol"/>
    </w:rPr>
  </w:style>
  <w:style w:type="character" w:customStyle="1" w:styleId="ListLabel124">
    <w:name w:val="ListLabel 124"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position w:val="0"/>
      <w:sz w:val="24"/>
      <w:u w:val="none"/>
      <w:effect w:val="none"/>
      <w:vertAlign w:val="baseline"/>
      <w:em w:val="no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125">
    <w:name w:val="ListLabel 125"/>
    <w:rPr>
      <w:rFonts w:cs="Symbol"/>
    </w:rPr>
  </w:style>
  <w:style w:type="character" w:customStyle="1" w:styleId="ListLabel126">
    <w:name w:val="ListLabel 126"/>
    <w:rPr>
      <w:rFonts w:cs="Courier New"/>
    </w:rPr>
  </w:style>
  <w:style w:type="character" w:customStyle="1" w:styleId="ListLabel127">
    <w:name w:val="ListLabel 127"/>
    <w:rPr>
      <w:rFonts w:cs="Wingdings"/>
    </w:rPr>
  </w:style>
  <w:style w:type="character" w:customStyle="1" w:styleId="ListLabel128">
    <w:name w:val="ListLabel 128"/>
    <w:rPr>
      <w:rFonts w:cs="OpenSymbol"/>
    </w:rPr>
  </w:style>
  <w:style w:type="character" w:customStyle="1" w:styleId="ListLabel129">
    <w:name w:val="ListLabel 129"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position w:val="0"/>
      <w:sz w:val="24"/>
      <w:u w:val="none"/>
      <w:effect w:val="none"/>
      <w:vertAlign w:val="baseline"/>
      <w:em w:val="no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130">
    <w:name w:val="ListLabel 130"/>
    <w:rPr>
      <w:rFonts w:cs="Symbol"/>
    </w:rPr>
  </w:style>
  <w:style w:type="character" w:customStyle="1" w:styleId="ListLabel131">
    <w:name w:val="ListLabel 131"/>
    <w:rPr>
      <w:rFonts w:cs="Courier New"/>
    </w:rPr>
  </w:style>
  <w:style w:type="character" w:customStyle="1" w:styleId="ListLabel132">
    <w:name w:val="ListLabel 132"/>
    <w:rPr>
      <w:rFonts w:cs="Wingdings"/>
    </w:rPr>
  </w:style>
  <w:style w:type="character" w:customStyle="1" w:styleId="ListLabel133">
    <w:name w:val="ListLabel 133"/>
    <w:rPr>
      <w:rFonts w:cs="OpenSymbol"/>
    </w:rPr>
  </w:style>
  <w:style w:type="character" w:customStyle="1" w:styleId="ListLabel134">
    <w:name w:val="ListLabel 134"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position w:val="0"/>
      <w:sz w:val="24"/>
      <w:u w:val="none"/>
      <w:effect w:val="none"/>
      <w:vertAlign w:val="baseline"/>
      <w:em w:val="no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135">
    <w:name w:val="ListLabel 135"/>
    <w:rPr>
      <w:rFonts w:cs="Symbol"/>
    </w:rPr>
  </w:style>
  <w:style w:type="character" w:customStyle="1" w:styleId="ListLabel136">
    <w:name w:val="ListLabel 136"/>
    <w:rPr>
      <w:rFonts w:cs="Courier New"/>
    </w:rPr>
  </w:style>
  <w:style w:type="character" w:customStyle="1" w:styleId="ListLabel137">
    <w:name w:val="ListLabel 137"/>
    <w:rPr>
      <w:rFonts w:cs="Wingdings"/>
    </w:rPr>
  </w:style>
  <w:style w:type="character" w:customStyle="1" w:styleId="ListLabel138">
    <w:name w:val="ListLabel 138"/>
    <w:rPr>
      <w:rFonts w:cs="OpenSymbol"/>
    </w:rPr>
  </w:style>
  <w:style w:type="character" w:customStyle="1" w:styleId="ListLabel139">
    <w:name w:val="ListLabel 139"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position w:val="0"/>
      <w:sz w:val="24"/>
      <w:u w:val="none"/>
      <w:effect w:val="none"/>
      <w:vertAlign w:val="baseline"/>
      <w:em w:val="no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140">
    <w:name w:val="ListLabel 140"/>
    <w:rPr>
      <w:rFonts w:cs="Symbol"/>
    </w:rPr>
  </w:style>
  <w:style w:type="character" w:customStyle="1" w:styleId="ListLabel141">
    <w:name w:val="ListLabel 141"/>
    <w:rPr>
      <w:rFonts w:cs="Courier New"/>
    </w:rPr>
  </w:style>
  <w:style w:type="character" w:customStyle="1" w:styleId="ListLabel142">
    <w:name w:val="ListLabel 142"/>
    <w:rPr>
      <w:rFonts w:cs="Wingdings"/>
    </w:rPr>
  </w:style>
  <w:style w:type="character" w:customStyle="1" w:styleId="ListLabel143">
    <w:name w:val="ListLabel 143"/>
    <w:rPr>
      <w:rFonts w:cs="OpenSymbol"/>
    </w:rPr>
  </w:style>
  <w:style w:type="character" w:customStyle="1" w:styleId="Vnculodendice">
    <w:name w:val="Vínculo de índice"/>
  </w:style>
  <w:style w:type="character" w:customStyle="1" w:styleId="ListLabel144">
    <w:name w:val="ListLabel 144"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position w:val="0"/>
      <w:sz w:val="24"/>
      <w:u w:val="none"/>
      <w:effect w:val="none"/>
      <w:vertAlign w:val="baseline"/>
      <w:em w:val="no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145">
    <w:name w:val="ListLabel 145"/>
    <w:rPr>
      <w:rFonts w:cs="Symbol"/>
    </w:rPr>
  </w:style>
  <w:style w:type="character" w:customStyle="1" w:styleId="ListLabel146">
    <w:name w:val="ListLabel 146"/>
    <w:rPr>
      <w:rFonts w:cs="Courier New"/>
    </w:rPr>
  </w:style>
  <w:style w:type="character" w:customStyle="1" w:styleId="ListLabel147">
    <w:name w:val="ListLabel 147"/>
    <w:rPr>
      <w:rFonts w:cs="Wingdings"/>
    </w:rPr>
  </w:style>
  <w:style w:type="character" w:customStyle="1" w:styleId="ListLabel148">
    <w:name w:val="ListLabel 148"/>
    <w:rPr>
      <w:rFonts w:cs="OpenSymbol"/>
    </w:rPr>
  </w:style>
  <w:style w:type="character" w:customStyle="1" w:styleId="ListLabel149">
    <w:name w:val="ListLabel 149"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position w:val="0"/>
      <w:sz w:val="24"/>
      <w:u w:val="none"/>
      <w:effect w:val="none"/>
      <w:vertAlign w:val="baseline"/>
      <w:em w:val="no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150">
    <w:name w:val="ListLabel 150"/>
    <w:rPr>
      <w:rFonts w:cs="Symbol"/>
    </w:rPr>
  </w:style>
  <w:style w:type="character" w:customStyle="1" w:styleId="ListLabel151">
    <w:name w:val="ListLabel 151"/>
    <w:rPr>
      <w:rFonts w:cs="Courier New"/>
    </w:rPr>
  </w:style>
  <w:style w:type="character" w:customStyle="1" w:styleId="ListLabel152">
    <w:name w:val="ListLabel 152"/>
    <w:rPr>
      <w:rFonts w:cs="Wingdings"/>
    </w:rPr>
  </w:style>
  <w:style w:type="character" w:customStyle="1" w:styleId="ListLabel153">
    <w:name w:val="ListLabel 153"/>
    <w:rPr>
      <w:rFonts w:cs="OpenSymbol"/>
    </w:rPr>
  </w:style>
  <w:style w:type="character" w:customStyle="1" w:styleId="IndexLink">
    <w:name w:val="Index Link"/>
  </w:style>
  <w:style w:type="character" w:customStyle="1" w:styleId="VisitedInternetLink">
    <w:name w:val="Visited Internet Link"/>
    <w:rPr>
      <w:color w:val="800000"/>
      <w:u w:val="single"/>
    </w:rPr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a">
    <w:name w:val="List"/>
    <w:basedOn w:val="Corpodotexto"/>
    <w:rPr>
      <w:rFonts w:ascii="Arial" w:hAnsi="Arial" w:cs="Mangal"/>
    </w:rPr>
  </w:style>
  <w:style w:type="paragraph" w:styleId="Legenda">
    <w:name w:val="caption"/>
    <w:basedOn w:val="Normal"/>
    <w:next w:val="Normal"/>
    <w:uiPriority w:val="35"/>
    <w:unhideWhenUsed/>
    <w:qFormat/>
    <w:rsid w:val="00FE00BF"/>
    <w:pPr>
      <w:spacing w:after="200" w:line="240" w:lineRule="auto"/>
    </w:pPr>
    <w:rPr>
      <w:b/>
      <w:bCs/>
      <w:color w:val="4F81BD"/>
      <w:sz w:val="18"/>
      <w:szCs w:val="18"/>
    </w:rPr>
  </w:style>
  <w:style w:type="paragraph" w:customStyle="1" w:styleId="Index">
    <w:name w:val="Index"/>
    <w:basedOn w:val="Normal"/>
    <w:pPr>
      <w:suppressLineNumbers/>
    </w:pPr>
    <w:rPr>
      <w:rFonts w:cs="FreeSans"/>
    </w:rPr>
  </w:style>
  <w:style w:type="paragraph" w:styleId="Ttulo">
    <w:name w:val="Title"/>
    <w:basedOn w:val="Normal"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customStyle="1" w:styleId="Corpodotexto">
    <w:name w:val="Corpo do texto"/>
    <w:basedOn w:val="Normal"/>
    <w:next w:val="Normal"/>
    <w:link w:val="CorpodetextoChar"/>
    <w:qFormat/>
    <w:rsid w:val="00600696"/>
    <w:pPr>
      <w:spacing w:after="140" w:line="288" w:lineRule="auto"/>
      <w:ind w:firstLine="709"/>
      <w:textAlignment w:val="baseline"/>
    </w:pPr>
    <w:rPr>
      <w:rFonts w:ascii="Times New Roman" w:hAnsi="Times New Roman" w:cs="Times New Roman"/>
      <w:lang w:eastAsia="pt-BR"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customStyle="1" w:styleId="WW-Corpodetexto2">
    <w:name w:val="WW-Corpo de texto 2"/>
    <w:basedOn w:val="Normal"/>
    <w:rsid w:val="00D00337"/>
    <w:pPr>
      <w:jc w:val="center"/>
    </w:pPr>
    <w:rPr>
      <w:rFonts w:ascii="Times New Roman" w:hAnsi="Times New Roman" w:cs="Times New Roman"/>
      <w:b/>
      <w:sz w:val="28"/>
      <w:szCs w:val="28"/>
      <w:lang w:eastAsia="ar-SA"/>
    </w:rPr>
  </w:style>
  <w:style w:type="paragraph" w:customStyle="1" w:styleId="Normal14pt">
    <w:name w:val="Normal + 14 pt"/>
    <w:basedOn w:val="Normal"/>
    <w:rsid w:val="00D00337"/>
    <w:rPr>
      <w:rFonts w:ascii="Times New Roman" w:hAnsi="Times New Roman" w:cs="Times New Roman"/>
      <w:b/>
      <w:bCs/>
      <w:lang w:eastAsia="ar-SA"/>
    </w:rPr>
  </w:style>
  <w:style w:type="paragraph" w:styleId="Textodecomentrio">
    <w:name w:val="annotation text"/>
    <w:basedOn w:val="Normal"/>
    <w:link w:val="TextodecomentrioChar"/>
    <w:uiPriority w:val="99"/>
    <w:semiHidden/>
    <w:rsid w:val="00D00337"/>
    <w:rPr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00337"/>
    <w:rPr>
      <w:sz w:val="16"/>
      <w:szCs w:val="16"/>
    </w:rPr>
  </w:style>
  <w:style w:type="paragraph" w:styleId="Assuntodocomentrio">
    <w:name w:val="annotation subject"/>
    <w:basedOn w:val="Textodecomentrio"/>
    <w:link w:val="AssuntodocomentrioChar"/>
    <w:uiPriority w:val="99"/>
    <w:semiHidden/>
    <w:unhideWhenUsed/>
    <w:rsid w:val="00613AFC"/>
    <w:rPr>
      <w:b/>
      <w:bCs/>
    </w:rPr>
  </w:style>
  <w:style w:type="paragraph" w:customStyle="1" w:styleId="NormalArial">
    <w:name w:val="Normal + Arial"/>
    <w:basedOn w:val="Normal"/>
    <w:link w:val="NormalArialChar"/>
    <w:rsid w:val="00584F58"/>
    <w:rPr>
      <w:rFonts w:cs="Arial"/>
    </w:rPr>
  </w:style>
  <w:style w:type="paragraph" w:styleId="Cabealho">
    <w:name w:val="header"/>
    <w:basedOn w:val="Normal"/>
    <w:link w:val="CabealhoChar"/>
  </w:style>
  <w:style w:type="paragraph" w:styleId="Rodap">
    <w:name w:val="footer"/>
    <w:basedOn w:val="Normal"/>
    <w:link w:val="RodapChar"/>
    <w:uiPriority w:val="99"/>
    <w:unhideWhenUsed/>
    <w:rsid w:val="00256B8A"/>
    <w:pPr>
      <w:tabs>
        <w:tab w:val="center" w:pos="4252"/>
        <w:tab w:val="right" w:pos="8504"/>
      </w:tabs>
    </w:pPr>
  </w:style>
  <w:style w:type="paragraph" w:styleId="PargrafodaLista">
    <w:name w:val="List Paragraph"/>
    <w:basedOn w:val="Normal"/>
    <w:uiPriority w:val="34"/>
    <w:qFormat/>
    <w:rsid w:val="00D1464D"/>
    <w:pPr>
      <w:spacing w:after="200" w:line="276" w:lineRule="auto"/>
      <w:ind w:left="720"/>
      <w:contextualSpacing/>
    </w:pPr>
    <w:rPr>
      <w:rFonts w:ascii="Calibri" w:hAnsi="Calibri" w:cs="Times New Roman"/>
      <w:sz w:val="22"/>
      <w:szCs w:val="22"/>
      <w:lang w:eastAsia="pt-BR"/>
    </w:rPr>
  </w:style>
  <w:style w:type="paragraph" w:styleId="Reviso">
    <w:name w:val="Revision"/>
    <w:uiPriority w:val="99"/>
    <w:semiHidden/>
    <w:rsid w:val="008A2A68"/>
    <w:pPr>
      <w:suppressAutoHyphens/>
    </w:pPr>
    <w:rPr>
      <w:rFonts w:ascii="Tahoma" w:eastAsia="Times New Roman" w:hAnsi="Tahoma" w:cs="Tahoma"/>
      <w:color w:val="00000A"/>
      <w:sz w:val="24"/>
      <w:szCs w:val="24"/>
      <w:lang w:eastAsia="en-US"/>
    </w:rPr>
  </w:style>
  <w:style w:type="paragraph" w:styleId="NormalWeb">
    <w:name w:val="Normal (Web)"/>
    <w:basedOn w:val="Normal"/>
    <w:uiPriority w:val="99"/>
    <w:semiHidden/>
    <w:unhideWhenUsed/>
    <w:rsid w:val="006A1384"/>
    <w:pPr>
      <w:spacing w:before="280" w:after="280"/>
    </w:pPr>
    <w:rPr>
      <w:rFonts w:ascii="Times New Roman" w:hAnsi="Times New Roman" w:cs="Times New Roman"/>
      <w:lang w:eastAsia="pt-BR"/>
    </w:rPr>
  </w:style>
  <w:style w:type="paragraph" w:customStyle="1" w:styleId="Ttulodosumrio">
    <w:name w:val="Título do sumário"/>
    <w:basedOn w:val="Ttulo1"/>
    <w:next w:val="Normal"/>
    <w:uiPriority w:val="39"/>
    <w:semiHidden/>
    <w:unhideWhenUsed/>
    <w:qFormat/>
    <w:rsid w:val="00FE2B7D"/>
    <w:pPr>
      <w:keepLines/>
      <w:spacing w:before="480" w:after="0" w:line="276" w:lineRule="auto"/>
    </w:pPr>
    <w:rPr>
      <w:rFonts w:ascii="Cambria" w:hAnsi="Cambria" w:cs="Times New Roman"/>
      <w:color w:val="365F91"/>
      <w:sz w:val="28"/>
      <w:szCs w:val="28"/>
    </w:rPr>
  </w:style>
  <w:style w:type="paragraph" w:styleId="Sumrio1">
    <w:name w:val="toc 1"/>
    <w:basedOn w:val="Normal"/>
    <w:next w:val="Normal"/>
    <w:autoRedefine/>
    <w:uiPriority w:val="39"/>
    <w:unhideWhenUsed/>
    <w:rsid w:val="00FE2B7D"/>
  </w:style>
  <w:style w:type="paragraph" w:styleId="Sumrio2">
    <w:name w:val="toc 2"/>
    <w:basedOn w:val="Normal"/>
    <w:next w:val="Normal"/>
    <w:autoRedefine/>
    <w:uiPriority w:val="39"/>
    <w:unhideWhenUsed/>
    <w:rsid w:val="00FE2B7D"/>
    <w:pPr>
      <w:ind w:left="240"/>
    </w:pPr>
  </w:style>
  <w:style w:type="paragraph" w:styleId="Bibliografia">
    <w:name w:val="Bibliography"/>
    <w:basedOn w:val="Normal"/>
    <w:next w:val="Normal"/>
    <w:uiPriority w:val="37"/>
    <w:semiHidden/>
    <w:unhideWhenUsed/>
    <w:rsid w:val="00485FBB"/>
  </w:style>
  <w:style w:type="paragraph" w:customStyle="1" w:styleId="Seo1">
    <w:name w:val="Seção 1"/>
    <w:basedOn w:val="Ttulo1"/>
    <w:link w:val="Seo1Char"/>
    <w:qFormat/>
    <w:rsid w:val="00964E3B"/>
    <w:pPr>
      <w:spacing w:before="360" w:after="360"/>
    </w:pPr>
  </w:style>
  <w:style w:type="paragraph" w:customStyle="1" w:styleId="Seo2">
    <w:name w:val="Seção 2"/>
    <w:basedOn w:val="Ttulo2"/>
    <w:link w:val="Seo2Char"/>
    <w:qFormat/>
    <w:rsid w:val="004E746A"/>
    <w:pPr>
      <w:spacing w:before="360" w:after="360"/>
    </w:pPr>
  </w:style>
  <w:style w:type="paragraph" w:customStyle="1" w:styleId="ElementosPr-Textuais">
    <w:name w:val="Elementos Pré-Textuais"/>
    <w:basedOn w:val="Corpodotexto"/>
    <w:rsid w:val="009C656B"/>
  </w:style>
  <w:style w:type="paragraph" w:customStyle="1" w:styleId="Sumrio">
    <w:name w:val="Sumário"/>
    <w:basedOn w:val="Normal"/>
    <w:rsid w:val="009C656B"/>
  </w:style>
  <w:style w:type="paragraph" w:customStyle="1" w:styleId="LegendaFigura">
    <w:name w:val="Legenda Figura"/>
    <w:basedOn w:val="Normal"/>
    <w:rsid w:val="00911021"/>
    <w:pPr>
      <w:spacing w:line="240" w:lineRule="auto"/>
      <w:jc w:val="center"/>
    </w:pPr>
    <w:rPr>
      <w:rFonts w:cs="Arial"/>
      <w:sz w:val="20"/>
      <w:szCs w:val="20"/>
    </w:rPr>
  </w:style>
  <w:style w:type="paragraph" w:customStyle="1" w:styleId="LegendaTabela">
    <w:name w:val="Legenda Tabela"/>
    <w:basedOn w:val="LegendaFigura"/>
    <w:rsid w:val="00911021"/>
  </w:style>
  <w:style w:type="paragraph" w:customStyle="1" w:styleId="Seo3">
    <w:name w:val="Seção 3"/>
    <w:basedOn w:val="Ttulo3"/>
    <w:qFormat/>
    <w:rsid w:val="008B064F"/>
  </w:style>
  <w:style w:type="paragraph" w:customStyle="1" w:styleId="NomeCasodeUso">
    <w:name w:val="Nome Caso de Uso"/>
    <w:basedOn w:val="Seo3"/>
    <w:rsid w:val="00196092"/>
  </w:style>
  <w:style w:type="paragraph" w:customStyle="1" w:styleId="DescrioCasodeUso">
    <w:name w:val="Descrição Caso deUso"/>
    <w:basedOn w:val="Normal"/>
    <w:qFormat/>
    <w:rsid w:val="00BE4680"/>
    <w:rPr>
      <w:rFonts w:cs="Arial"/>
    </w:rPr>
  </w:style>
  <w:style w:type="paragraph" w:customStyle="1" w:styleId="Figura">
    <w:name w:val="Figura"/>
    <w:basedOn w:val="Normal"/>
    <w:qFormat/>
    <w:rsid w:val="00FE00BF"/>
    <w:pPr>
      <w:jc w:val="center"/>
    </w:pPr>
    <w:rPr>
      <w:rFonts w:cs="Arial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9B4A02"/>
    <w:pPr>
      <w:spacing w:after="100"/>
      <w:ind w:left="480"/>
    </w:pPr>
  </w:style>
  <w:style w:type="paragraph" w:styleId="ndicedeilustraes">
    <w:name w:val="table of figures"/>
    <w:basedOn w:val="Normal"/>
    <w:next w:val="Normal"/>
    <w:uiPriority w:val="99"/>
    <w:unhideWhenUsed/>
    <w:rsid w:val="00592782"/>
  </w:style>
  <w:style w:type="paragraph" w:customStyle="1" w:styleId="Contedodoquadro">
    <w:name w:val="Conteúdo do quadro"/>
    <w:basedOn w:val="Normal"/>
  </w:style>
  <w:style w:type="paragraph" w:customStyle="1" w:styleId="FrameContents">
    <w:name w:val="Frame Contents"/>
    <w:basedOn w:val="Normal"/>
  </w:style>
  <w:style w:type="paragraph" w:customStyle="1" w:styleId="Contedodatabela">
    <w:name w:val="Conteúdo da tabela"/>
    <w:basedOn w:val="Normal"/>
  </w:style>
  <w:style w:type="paragraph" w:customStyle="1" w:styleId="Ttulodetabela">
    <w:name w:val="Título de tabela"/>
    <w:basedOn w:val="Contedodatabela"/>
  </w:style>
  <w:style w:type="paragraph" w:customStyle="1" w:styleId="ndicedefiguras1">
    <w:name w:val="Índice de figuras 1"/>
    <w:basedOn w:val="ndice"/>
  </w:style>
  <w:style w:type="paragraph" w:customStyle="1" w:styleId="IllustrationIndex1">
    <w:name w:val="Illustration Index 1"/>
    <w:basedOn w:val="Index"/>
  </w:style>
  <w:style w:type="paragraph" w:customStyle="1" w:styleId="Contents1">
    <w:name w:val="Contents 1"/>
    <w:basedOn w:val="Index"/>
  </w:style>
  <w:style w:type="table" w:styleId="Tabelacomgrade">
    <w:name w:val="Table Grid"/>
    <w:basedOn w:val="Tabelanormal"/>
    <w:uiPriority w:val="59"/>
    <w:rsid w:val="00227FA7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B9287B"/>
    <w:pPr>
      <w:spacing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B9287B"/>
    <w:rPr>
      <w:rFonts w:ascii="Arial" w:eastAsia="Times New Roman" w:hAnsi="Arial" w:cs="Tahoma"/>
      <w:color w:val="00000A"/>
      <w:lang w:eastAsia="en-US"/>
    </w:rPr>
  </w:style>
  <w:style w:type="character" w:styleId="Refdenotadefim">
    <w:name w:val="endnote reference"/>
    <w:basedOn w:val="Fontepargpadro"/>
    <w:uiPriority w:val="99"/>
    <w:semiHidden/>
    <w:unhideWhenUsed/>
    <w:rsid w:val="00B9287B"/>
    <w:rPr>
      <w:vertAlign w:val="superscript"/>
    </w:rPr>
  </w:style>
  <w:style w:type="character" w:styleId="Hyperlink">
    <w:name w:val="Hyperlink"/>
    <w:basedOn w:val="Fontepargpadro"/>
    <w:uiPriority w:val="99"/>
    <w:unhideWhenUsed/>
    <w:rsid w:val="00E41239"/>
    <w:rPr>
      <w:color w:val="0000FF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8A041D"/>
    <w:rPr>
      <w:color w:val="800080" w:themeColor="followedHyperlink"/>
      <w:u w:val="singl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AA4B3C"/>
    <w:pPr>
      <w:spacing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AA4B3C"/>
    <w:rPr>
      <w:rFonts w:ascii="Arial" w:eastAsia="Times New Roman" w:hAnsi="Arial" w:cs="Tahoma"/>
      <w:color w:val="00000A"/>
      <w:lang w:eastAsia="en-US"/>
    </w:rPr>
  </w:style>
  <w:style w:type="character" w:styleId="Refdenotaderodap">
    <w:name w:val="footnote reference"/>
    <w:basedOn w:val="Fontepargpadro"/>
    <w:uiPriority w:val="99"/>
    <w:semiHidden/>
    <w:unhideWhenUsed/>
    <w:rsid w:val="00AA4B3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://www.json.org/json-pt.html" TargetMode="External"/><Relationship Id="rId21" Type="http://schemas.openxmlformats.org/officeDocument/2006/relationships/image" Target="media/image11.png"/><Relationship Id="rId34" Type="http://schemas.openxmlformats.org/officeDocument/2006/relationships/header" Target="header7.xml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17" Type="http://schemas.openxmlformats.org/officeDocument/2006/relationships/image" Target="media/image7.png"/><Relationship Id="rId25" Type="http://schemas.openxmlformats.org/officeDocument/2006/relationships/hyperlink" Target="http://www.dsc.ufcg.edu.br/~jacques/cursos/map/html/uml/diagramas/classes/classes1.htm" TargetMode="External"/><Relationship Id="rId33" Type="http://schemas.openxmlformats.org/officeDocument/2006/relationships/header" Target="header6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24" Type="http://schemas.openxmlformats.org/officeDocument/2006/relationships/hyperlink" Target="http://www.dsc.ufcg.edu.br/~sampaio/cursos/2007.1/Graduacao/SI-II/Uml/diagramas/usecases/usecases.htm" TargetMode="External"/><Relationship Id="rId32" Type="http://schemas.openxmlformats.org/officeDocument/2006/relationships/header" Target="header5.xml"/><Relationship Id="rId37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://michaelis.uol.com.br/moderno/portugues/index.php?lingua=portugues-portugues&amp;palavra=software" TargetMode="External"/><Relationship Id="rId28" Type="http://schemas.openxmlformats.org/officeDocument/2006/relationships/header" Target="header2.xml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1.xml"/><Relationship Id="rId30" Type="http://schemas.openxmlformats.org/officeDocument/2006/relationships/header" Target="header3.xml"/><Relationship Id="rId35" Type="http://schemas.openxmlformats.org/officeDocument/2006/relationships/header" Target="header8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://php.net/manual/pt_BR/intro-whatis.php" TargetMode="External"/><Relationship Id="rId13" Type="http://schemas.openxmlformats.org/officeDocument/2006/relationships/hyperlink" Target="http://javafree.uol.com.br/artigo/871498/Tutorial-Java-O-que-e-Java.html" TargetMode="External"/><Relationship Id="rId3" Type="http://schemas.openxmlformats.org/officeDocument/2006/relationships/hyperlink" Target="https://www.hostgator.com.br/" TargetMode="External"/><Relationship Id="rId7" Type="http://schemas.openxmlformats.org/officeDocument/2006/relationships/hyperlink" Target="https://developer.mozilla.org/en-US/docs/Web/JavaScript" TargetMode="External"/><Relationship Id="rId12" Type="http://schemas.openxmlformats.org/officeDocument/2006/relationships/hyperlink" Target="http://www.techtudo.com.br/artigos/noticia/2011/01/afinal-o-que-e-android.html" TargetMode="External"/><Relationship Id="rId2" Type="http://schemas.openxmlformats.org/officeDocument/2006/relationships/hyperlink" Target="http://www.locaweb.com.br/default.html" TargetMode="External"/><Relationship Id="rId1" Type="http://schemas.openxmlformats.org/officeDocument/2006/relationships/hyperlink" Target="http://www.uolhost.com.br/" TargetMode="External"/><Relationship Id="rId6" Type="http://schemas.openxmlformats.org/officeDocument/2006/relationships/hyperlink" Target="http://www.w3.org/TR/CSS/" TargetMode="External"/><Relationship Id="rId11" Type="http://schemas.openxmlformats.org/officeDocument/2006/relationships/hyperlink" Target="https://www.sqlite.org/" TargetMode="External"/><Relationship Id="rId5" Type="http://schemas.openxmlformats.org/officeDocument/2006/relationships/hyperlink" Target="http://www.w3.org/TR/html5/" TargetMode="External"/><Relationship Id="rId10" Type="http://schemas.openxmlformats.org/officeDocument/2006/relationships/hyperlink" Target="http://cin.ufpe.br/~erp/DesenvWeb/aulas/http_servlet/http.pdf" TargetMode="External"/><Relationship Id="rId4" Type="http://schemas.openxmlformats.org/officeDocument/2006/relationships/hyperlink" Target="http://www.ifood.com.br" TargetMode="External"/><Relationship Id="rId9" Type="http://schemas.openxmlformats.org/officeDocument/2006/relationships/hyperlink" Target="http://www.linux.org/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>
  <b:Source>
    <b:Tag>Som07</b:Tag>
    <b:SourceType>Book</b:SourceType>
    <b:Guid>{770F1F18-3E82-4DCD-81BF-62FABAB109A2}</b:Guid>
    <b:LCID>pt-BR</b:LCID>
    <b:Author>
      <b:Author>
        <b:NameList>
          <b:Person>
            <b:Last>Sommerville</b:Last>
          </b:Person>
        </b:NameList>
      </b:Author>
      <b:Translator>
        <b:NameList>
          <b:Person>
            <b:Last>Selma Shin Shimizu Melnikoff</b:Last>
            <b:First>Reginaldo</b:First>
            <b:Middle>Arakaki, Edilson de Andrade Barbosa</b:Middle>
          </b:Person>
        </b:NameList>
      </b:Translator>
    </b:Author>
    <b:Title>Engenharia de Software</b:Title>
    <b:Year>2007</b:Year>
    <b:City>São Paulo</b:City>
    <b:Publisher>Pearson Addison - Wesley</b:Publisher>
    <b:Edition>8</b:Edition>
    <b:RefOrder>2</b:RefOrder>
  </b:Source>
  <b:Source>
    <b:Tag>Pre10</b:Tag>
    <b:SourceType>Book</b:SourceType>
    <b:Guid>{40310A37-038A-4E90-B732-1B6A0DBC5997}</b:Guid>
    <b:LCID>pt-BR</b:LCID>
    <b:Author>
      <b:Author>
        <b:NameList>
          <b:Person>
            <b:Last>Pressman</b:Last>
            <b:First>Roger</b:First>
            <b:Middle>S.</b:Middle>
          </b:Person>
        </b:NameList>
      </b:Author>
      <b:Translator>
        <b:NameList>
          <b:Person>
            <b:Last>Penteado</b:Last>
            <b:First>Rosângela</b:First>
            <b:Middle>Ap. D.</b:Middle>
          </b:Person>
        </b:NameList>
      </b:Translator>
    </b:Author>
    <b:Title>Engenharia de Software</b:Title>
    <b:Year>2010</b:Year>
    <b:City>Porto Alegre</b:City>
    <b:Publisher>AMGH</b:Publisher>
    <b:Edition>6ª Edição</b:Edition>
    <b:RefOrder>3</b:RefOrder>
  </b:Source>
  <b:Source>
    <b:Tag>Boo05</b:Tag>
    <b:SourceType>Book</b:SourceType>
    <b:Guid>{6C501724-18ED-4E2E-A148-C8B17BB2FF1F}</b:Guid>
    <b:Author>
      <b:Author>
        <b:NameList>
          <b:Person>
            <b:Last>Booch</b:Last>
            <b:First>Grady</b:First>
          </b:Person>
          <b:Person>
            <b:Last>Rumbaugh</b:Last>
            <b:First>James</b:First>
          </b:Person>
          <b:Person>
            <b:Last>Jacobson</b:Last>
            <b:First>Ivar</b:First>
          </b:Person>
        </b:NameList>
      </b:Author>
      <b:Translator>
        <b:NameList>
          <b:Person>
            <b:Last>Silva</b:Last>
            <b:First>Fábio</b:First>
            <b:Middle>Freitas</b:Middle>
          </b:Person>
          <b:Person>
            <b:Last>Machado</b:Last>
            <b:First>Cristina</b:First>
            <b:Middle>de Amorim</b:Middle>
          </b:Person>
        </b:NameList>
      </b:Translator>
    </b:Author>
    <b:Title>UML Guia do Usuário</b:Title>
    <b:Year>2005</b:Year>
    <b:City>Rio de Janeiro</b:City>
    <b:Publisher>Campus</b:Publisher>
    <b:Edition>2ª Edição</b:Edition>
    <b:RefOrder>4</b:RefOrder>
  </b:Source>
  <b:Source>
    <b:Tag>Lim</b:Tag>
    <b:SourceType>Book</b:SourceType>
    <b:Guid>{D19EDFCB-4A23-4DC2-9E18-3633444A9F9A}</b:Guid>
    <b:Author>
      <b:Author>
        <b:NameList>
          <b:Person>
            <b:Last>Lima</b:Last>
            <b:First>Adilson</b:First>
            <b:Middle>Da Silva</b:Middle>
          </b:Person>
        </b:NameList>
      </b:Author>
    </b:Author>
    <b:Title>UML 2.0 - Do Requisito à Solução</b:Title>
    <b:City>São Paulo</b:City>
    <b:Publisher>Érica</b:Publisher>
    <b:Year>2005</b:Year>
    <b:Edition>1</b:Edition>
    <b:RefOrder>5</b:RefOrder>
  </b:Source>
  <b:Source>
    <b:Tag>WEL05</b:Tag>
    <b:SourceType>Book</b:SourceType>
    <b:Guid>{7E653160-C8C2-4CBF-98FA-241F0F325BF7}</b:Guid>
    <b:Author>
      <b:Author>
        <b:NameList>
          <b:Person>
            <b:Last>WELLING</b:Last>
            <b:First>LUKE</b:First>
          </b:Person>
          <b:Person>
            <b:Last>THOMSON</b:Last>
            <b:First>LAURA</b:First>
          </b:Person>
        </b:NameList>
      </b:Author>
    </b:Author>
    <b:Title>PHP e MySQL Desenvolvimento Web</b:Title>
    <b:Year>2005</b:Year>
    <b:City>Rio de Janeiro</b:City>
    <b:Publisher>Campus</b:Publisher>
    <b:Volume>3ª Reimpressão</b:Volume>
    <b:StateProvince>RJ</b:StateProvince>
    <b:CountryRegion>Brasil</b:CountryRegion>
    <b:RefOrder>6</b:RefOrder>
  </b:Source>
  <b:Source>
    <b:Tag>FLA04</b:Tag>
    <b:SourceType>Book</b:SourceType>
    <b:Guid>{31DB3712-9C23-40B9-9E3D-6B6D390E4EB3}</b:Guid>
    <b:Author>
      <b:Author>
        <b:NameList>
          <b:Person>
            <b:Last>FLAGANAN</b:Last>
            <b:First>David</b:First>
          </b:Person>
        </b:NameList>
      </b:Author>
    </b:Author>
    <b:Title>JavaScript - O guia definitivo</b:Title>
    <b:Year>2004</b:Year>
    <b:Publisher>Bookman</b:Publisher>
    <b:Edition>4ª ed</b:Edition>
    <b:RefOrder>1</b:RefOrder>
  </b:Source>
</b:Sources>
</file>

<file path=customXml/itemProps1.xml><?xml version="1.0" encoding="utf-8"?>
<ds:datastoreItem xmlns:ds="http://schemas.openxmlformats.org/officeDocument/2006/customXml" ds:itemID="{7AA3925F-9A71-4B5B-8A38-C1BF8547B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619</TotalTime>
  <Pages>60</Pages>
  <Words>7286</Words>
  <Characters>39349</Characters>
  <Application>Microsoft Office Word</Application>
  <DocSecurity>0</DocSecurity>
  <Lines>327</Lines>
  <Paragraphs>93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Alexandre Huff</dc:creator>
  <cp:lastModifiedBy>User</cp:lastModifiedBy>
  <cp:revision>238</cp:revision>
  <cp:lastPrinted>2015-01-28T22:40:00Z</cp:lastPrinted>
  <dcterms:created xsi:type="dcterms:W3CDTF">2015-06-18T06:07:00Z</dcterms:created>
  <dcterms:modified xsi:type="dcterms:W3CDTF">2015-06-18T22:26:00Z</dcterms:modified>
  <dc:language>pt-BR</dc:language>
</cp:coreProperties>
</file>